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6DD00" w14:textId="3762D6CB" w:rsidR="001B3CFF" w:rsidRDefault="001B3CFF" w:rsidP="00120405">
      <w:pPr>
        <w:spacing w:after="181" w:line="265" w:lineRule="auto"/>
        <w:jc w:val="center"/>
      </w:pPr>
      <w:bookmarkStart w:id="1" w:name="_GoBack"/>
      <w:bookmarkEnd w:id="1"/>
      <w:r>
        <w:rPr>
          <w:sz w:val="28"/>
        </w:rPr>
        <w:t>ПЛОВДИВСКИ УНИВЕРСИТЕТ „ ПАИСИЙ ХИЛЕНДАРСКИ“</w:t>
      </w:r>
    </w:p>
    <w:p w14:paraId="373F33EC" w14:textId="77777777" w:rsidR="00552FF7" w:rsidRDefault="001B3CFF" w:rsidP="00552FF7">
      <w:pPr>
        <w:spacing w:after="0" w:line="360" w:lineRule="auto"/>
        <w:jc w:val="center"/>
        <w:rPr>
          <w:sz w:val="28"/>
        </w:rPr>
      </w:pPr>
      <w:r>
        <w:rPr>
          <w:sz w:val="28"/>
        </w:rPr>
        <w:t xml:space="preserve">ФАКУЛТЕТ ПО МАТЕМАТИКА И ИНФОРМАТИКА </w:t>
      </w:r>
    </w:p>
    <w:p w14:paraId="1AA7B0F6" w14:textId="168CEBCF" w:rsidR="00E97069" w:rsidRDefault="001B3CFF" w:rsidP="00552FF7">
      <w:pPr>
        <w:spacing w:after="0" w:line="360" w:lineRule="auto"/>
        <w:jc w:val="center"/>
        <w:rPr>
          <w:sz w:val="28"/>
        </w:rPr>
      </w:pPr>
      <w:r>
        <w:rPr>
          <w:sz w:val="28"/>
        </w:rPr>
        <w:t>КАТЕДРА СОФТУЕРНИ ТЕХНОЛОГИИ</w:t>
      </w:r>
    </w:p>
    <w:p w14:paraId="57F5EB62" w14:textId="139EFEA3" w:rsidR="00552FF7" w:rsidRPr="00552FF7" w:rsidRDefault="00552FF7" w:rsidP="00120405">
      <w:pPr>
        <w:spacing w:after="1281" w:line="360" w:lineRule="auto"/>
        <w:jc w:val="center"/>
        <w:rPr>
          <w:sz w:val="28"/>
        </w:rPr>
      </w:pPr>
      <w:r>
        <w:rPr>
          <w:sz w:val="28"/>
        </w:rPr>
        <w:t>ЛАБОРАТОРИЯ ПО ВЗАИМОДЕЙСТВИЕ ЧОВЕК-МАШИНА И СИМУЛАЦИИ</w:t>
      </w:r>
    </w:p>
    <w:p w14:paraId="61EC0957" w14:textId="372F308A" w:rsidR="00F5063F" w:rsidRDefault="00F5063F" w:rsidP="00552FF7">
      <w:pPr>
        <w:spacing w:after="1165" w:line="259" w:lineRule="auto"/>
        <w:jc w:val="center"/>
        <w:rPr>
          <w:i/>
          <w:sz w:val="36"/>
        </w:rPr>
      </w:pPr>
      <w:r w:rsidRPr="00F5063F">
        <w:rPr>
          <w:i/>
          <w:sz w:val="36"/>
        </w:rPr>
        <w:t>Физично-базирана симулация на полет по данни от автопилота на Mission Planner</w:t>
      </w:r>
    </w:p>
    <w:p w14:paraId="7056756A" w14:textId="3AAF7B5A" w:rsidR="00F5063F" w:rsidRDefault="00F5063F" w:rsidP="00552FF7">
      <w:pPr>
        <w:spacing w:after="1165" w:line="259" w:lineRule="auto"/>
        <w:jc w:val="center"/>
      </w:pPr>
      <w:r>
        <w:rPr>
          <w:b/>
          <w:sz w:val="48"/>
        </w:rPr>
        <w:t>ДИПЛОМНА РАБОТА</w:t>
      </w:r>
    </w:p>
    <w:p w14:paraId="3FE353FA" w14:textId="35E09C5B" w:rsidR="00F5063F" w:rsidRDefault="00F5063F" w:rsidP="008122E0">
      <w:pPr>
        <w:spacing w:after="774" w:line="271" w:lineRule="auto"/>
        <w:ind w:right="1"/>
        <w:jc w:val="center"/>
      </w:pPr>
      <w:r>
        <w:rPr>
          <w:i/>
          <w:sz w:val="28"/>
        </w:rPr>
        <w:t>на</w:t>
      </w:r>
    </w:p>
    <w:p w14:paraId="0F196A07" w14:textId="32C5CE26" w:rsidR="00F5063F" w:rsidRDefault="00F5063F" w:rsidP="008122E0">
      <w:pPr>
        <w:spacing w:after="772" w:line="271" w:lineRule="auto"/>
        <w:ind w:right="8"/>
        <w:jc w:val="center"/>
      </w:pPr>
      <w:r>
        <w:rPr>
          <w:i/>
          <w:sz w:val="28"/>
        </w:rPr>
        <w:t>Иван Илиянов Станев</w:t>
      </w:r>
    </w:p>
    <w:p w14:paraId="5D05379A" w14:textId="04DB206F" w:rsidR="00F5063F" w:rsidRDefault="00F5063F" w:rsidP="008122E0">
      <w:pPr>
        <w:spacing w:after="670" w:line="358" w:lineRule="auto"/>
        <w:jc w:val="center"/>
      </w:pPr>
      <w:r>
        <w:rPr>
          <w:i/>
          <w:sz w:val="28"/>
        </w:rPr>
        <w:t>Специалност „Софтуерни Технологии и дизайн“</w:t>
      </w:r>
    </w:p>
    <w:p w14:paraId="3B329500" w14:textId="6577FFD7" w:rsidR="00F5063F" w:rsidRDefault="00F5063F" w:rsidP="008122E0">
      <w:pPr>
        <w:spacing w:after="719" w:line="271" w:lineRule="auto"/>
        <w:ind w:right="6"/>
        <w:jc w:val="center"/>
      </w:pPr>
      <w:r>
        <w:rPr>
          <w:i/>
          <w:sz w:val="28"/>
        </w:rPr>
        <w:t>Факултетен номер: 2101681043</w:t>
      </w:r>
    </w:p>
    <w:p w14:paraId="6522916F" w14:textId="77777777" w:rsidR="00A04ACA" w:rsidRDefault="00F5063F" w:rsidP="008122E0">
      <w:pPr>
        <w:spacing w:after="0" w:line="240" w:lineRule="auto"/>
        <w:ind w:left="1426" w:firstLine="698"/>
        <w:rPr>
          <w:i/>
          <w:sz w:val="28"/>
        </w:rPr>
      </w:pPr>
      <w:r>
        <w:rPr>
          <w:i/>
          <w:sz w:val="28"/>
        </w:rPr>
        <w:t xml:space="preserve">Научен ръководител: </w:t>
      </w:r>
      <w:r w:rsidRPr="00F5063F">
        <w:rPr>
          <w:i/>
          <w:sz w:val="28"/>
        </w:rPr>
        <w:t>гл. ас. д-р</w:t>
      </w:r>
      <w:r>
        <w:rPr>
          <w:i/>
          <w:sz w:val="28"/>
        </w:rPr>
        <w:t xml:space="preserve"> Стефан Ставрев</w:t>
      </w:r>
    </w:p>
    <w:p w14:paraId="08BBB171" w14:textId="2CDEE3DA" w:rsidR="008D3ABE" w:rsidRPr="008D3ABE" w:rsidRDefault="00A04ACA" w:rsidP="008122E0">
      <w:pPr>
        <w:spacing w:after="671" w:line="358" w:lineRule="auto"/>
        <w:ind w:left="1426" w:firstLine="698"/>
        <w:rPr>
          <w:i/>
          <w:sz w:val="28"/>
        </w:rPr>
      </w:pPr>
      <w:r>
        <w:rPr>
          <w:i/>
          <w:sz w:val="28"/>
        </w:rPr>
        <w:t xml:space="preserve">Консултант: </w:t>
      </w:r>
      <w:r w:rsidR="0059466F">
        <w:rPr>
          <w:i/>
          <w:sz w:val="28"/>
        </w:rPr>
        <w:t xml:space="preserve">доц. д-р </w:t>
      </w:r>
      <w:r>
        <w:rPr>
          <w:i/>
          <w:sz w:val="28"/>
        </w:rPr>
        <w:t>Стоян Аврамов, Телесис</w:t>
      </w:r>
    </w:p>
    <w:p w14:paraId="16931575" w14:textId="4BBD6996" w:rsidR="006D0F3E" w:rsidRDefault="00F5063F" w:rsidP="001B3CFF">
      <w:pPr>
        <w:spacing w:after="420" w:line="271" w:lineRule="auto"/>
        <w:ind w:left="727" w:right="3"/>
        <w:jc w:val="center"/>
      </w:pPr>
      <w:r>
        <w:rPr>
          <w:i/>
          <w:sz w:val="28"/>
        </w:rPr>
        <w:t xml:space="preserve">Пловдив, 2025 </w:t>
      </w:r>
    </w:p>
    <w:p w14:paraId="0AD0D7D8" w14:textId="025CE05A" w:rsidR="00F5063F" w:rsidRDefault="00F5063F" w:rsidP="00552FF7">
      <w:pPr>
        <w:spacing w:after="0" w:line="265" w:lineRule="auto"/>
        <w:ind w:left="727"/>
        <w:jc w:val="center"/>
      </w:pPr>
      <w:r>
        <w:rPr>
          <w:sz w:val="28"/>
        </w:rPr>
        <w:lastRenderedPageBreak/>
        <w:t>PLOVDIV UNIVERSITY “PAISII HILENDARSKI”</w:t>
      </w:r>
    </w:p>
    <w:p w14:paraId="06E97B58" w14:textId="77777777" w:rsidR="00552FF7" w:rsidRDefault="00F5063F" w:rsidP="00552FF7">
      <w:pPr>
        <w:spacing w:after="0" w:line="360" w:lineRule="auto"/>
        <w:ind w:left="564"/>
        <w:jc w:val="center"/>
        <w:rPr>
          <w:sz w:val="28"/>
        </w:rPr>
      </w:pPr>
      <w:r>
        <w:rPr>
          <w:sz w:val="28"/>
        </w:rPr>
        <w:t xml:space="preserve">FACULTY OF MATHEMATICS AND INFORMATICS </w:t>
      </w:r>
    </w:p>
    <w:p w14:paraId="48DAF5AE" w14:textId="77514DAC" w:rsidR="005D7A91" w:rsidRDefault="005D7A91" w:rsidP="009570E6">
      <w:pPr>
        <w:spacing w:after="0" w:line="360" w:lineRule="auto"/>
        <w:ind w:left="564"/>
        <w:jc w:val="center"/>
        <w:rPr>
          <w:sz w:val="28"/>
        </w:rPr>
      </w:pPr>
      <w:r>
        <w:rPr>
          <w:sz w:val="28"/>
          <w:lang w:val="en-US"/>
        </w:rPr>
        <w:t xml:space="preserve">DEPARTMENT OF </w:t>
      </w:r>
      <w:r w:rsidR="003A0787">
        <w:rPr>
          <w:sz w:val="28"/>
        </w:rPr>
        <w:t>SOFTWARE TECHNOLOG</w:t>
      </w:r>
      <w:r w:rsidR="003A0787">
        <w:rPr>
          <w:sz w:val="28"/>
          <w:lang w:val="en-US"/>
        </w:rPr>
        <w:t>IE</w:t>
      </w:r>
      <w:r w:rsidR="007A326F" w:rsidRPr="007A326F">
        <w:rPr>
          <w:sz w:val="28"/>
        </w:rPr>
        <w:t>S</w:t>
      </w:r>
    </w:p>
    <w:p w14:paraId="051DADB5" w14:textId="340CBB42" w:rsidR="009570E6" w:rsidRPr="009570E6" w:rsidRDefault="009570E6" w:rsidP="003A0787">
      <w:pPr>
        <w:spacing w:after="1281" w:line="360" w:lineRule="auto"/>
        <w:ind w:left="564"/>
        <w:jc w:val="center"/>
        <w:rPr>
          <w:sz w:val="28"/>
          <w:lang w:val="en-US"/>
        </w:rPr>
      </w:pPr>
      <w:r>
        <w:rPr>
          <w:sz w:val="28"/>
          <w:lang w:val="en-US"/>
        </w:rPr>
        <w:t>HUMAN-COMPUTER INTERACTION AND SIMULATIONS LABORATORY</w:t>
      </w:r>
    </w:p>
    <w:p w14:paraId="40BE921A" w14:textId="3E548BE4" w:rsidR="00F5063F" w:rsidRDefault="004C73B0" w:rsidP="000224D1">
      <w:pPr>
        <w:spacing w:after="1189" w:line="358" w:lineRule="auto"/>
        <w:ind w:left="748" w:firstLine="0"/>
        <w:jc w:val="center"/>
      </w:pPr>
      <w:ins w:id="2" w:author="Stefan Stavrev" w:date="2025-06-10T20:55:00Z">
        <w:r>
          <w:rPr>
            <w:i/>
            <w:sz w:val="36"/>
            <w:lang w:val="en-US"/>
          </w:rPr>
          <w:t>A</w:t>
        </w:r>
      </w:ins>
      <w:r w:rsidR="00F5063F">
        <w:rPr>
          <w:i/>
          <w:sz w:val="36"/>
        </w:rPr>
        <w:t xml:space="preserve"> </w:t>
      </w:r>
      <w:del w:id="3" w:author="Stefan Stavrev" w:date="2025-06-10T20:55:00Z">
        <w:r w:rsidR="00F5063F" w:rsidRPr="00F5063F" w:rsidDel="004C73B0">
          <w:rPr>
            <w:i/>
            <w:sz w:val="36"/>
            <w:lang w:val="en-US"/>
          </w:rPr>
          <w:delText>P</w:delText>
        </w:r>
      </w:del>
      <w:ins w:id="4" w:author="Stefan Stavrev" w:date="2025-06-10T20:55:00Z">
        <w:r>
          <w:rPr>
            <w:i/>
            <w:sz w:val="36"/>
            <w:lang w:val="en-US"/>
          </w:rPr>
          <w:t>p</w:t>
        </w:r>
      </w:ins>
      <w:r w:rsidR="00F5063F" w:rsidRPr="00F5063F">
        <w:rPr>
          <w:i/>
          <w:sz w:val="36"/>
          <w:lang w:val="en-US"/>
        </w:rPr>
        <w:t>hysics-based flight simulation using data from the Mission Planner autopilot</w:t>
      </w:r>
    </w:p>
    <w:p w14:paraId="69F7D951" w14:textId="77777777" w:rsidR="00F5063F" w:rsidRDefault="00F5063F" w:rsidP="00F5063F">
      <w:pPr>
        <w:spacing w:after="1120" w:line="259" w:lineRule="auto"/>
        <w:ind w:left="696" w:firstLine="0"/>
        <w:jc w:val="center"/>
      </w:pPr>
      <w:r>
        <w:rPr>
          <w:b/>
          <w:sz w:val="48"/>
        </w:rPr>
        <w:t xml:space="preserve">THESIS </w:t>
      </w:r>
    </w:p>
    <w:p w14:paraId="6458EB84" w14:textId="2341201A" w:rsidR="00F5063F" w:rsidRDefault="00F5063F" w:rsidP="004556BB">
      <w:pPr>
        <w:spacing w:after="719" w:line="271" w:lineRule="auto"/>
        <w:jc w:val="center"/>
      </w:pPr>
      <w:r>
        <w:rPr>
          <w:i/>
          <w:sz w:val="28"/>
        </w:rPr>
        <w:t>by</w:t>
      </w:r>
    </w:p>
    <w:p w14:paraId="425000CB" w14:textId="12998D59" w:rsidR="00F5063F" w:rsidRPr="00F5063F" w:rsidRDefault="00F5063F" w:rsidP="004556BB">
      <w:pPr>
        <w:spacing w:after="763" w:line="271" w:lineRule="auto"/>
        <w:ind w:right="5"/>
        <w:jc w:val="center"/>
        <w:rPr>
          <w:lang w:val="en-US"/>
        </w:rPr>
      </w:pPr>
      <w:r>
        <w:rPr>
          <w:i/>
          <w:sz w:val="28"/>
          <w:lang w:val="en-US"/>
        </w:rPr>
        <w:t xml:space="preserve">Ivan </w:t>
      </w:r>
      <w:proofErr w:type="spellStart"/>
      <w:r>
        <w:rPr>
          <w:i/>
          <w:sz w:val="28"/>
          <w:lang w:val="en-US"/>
        </w:rPr>
        <w:t>Iliyanov</w:t>
      </w:r>
      <w:proofErr w:type="spellEnd"/>
      <w:r>
        <w:rPr>
          <w:i/>
          <w:sz w:val="28"/>
          <w:lang w:val="en-US"/>
        </w:rPr>
        <w:t xml:space="preserve"> </w:t>
      </w:r>
      <w:proofErr w:type="spellStart"/>
      <w:r>
        <w:rPr>
          <w:i/>
          <w:sz w:val="28"/>
          <w:lang w:val="en-US"/>
        </w:rPr>
        <w:t>Stanev</w:t>
      </w:r>
      <w:proofErr w:type="spellEnd"/>
    </w:p>
    <w:p w14:paraId="123B3D6C" w14:textId="14794669" w:rsidR="00F5063F" w:rsidRDefault="00F5063F" w:rsidP="004556BB">
      <w:pPr>
        <w:spacing w:after="617" w:line="358" w:lineRule="auto"/>
        <w:jc w:val="center"/>
      </w:pPr>
      <w:r>
        <w:rPr>
          <w:i/>
          <w:sz w:val="28"/>
        </w:rPr>
        <w:t>Major “Software technology and design”</w:t>
      </w:r>
    </w:p>
    <w:p w14:paraId="4DACD791" w14:textId="0B8EF022" w:rsidR="00F5063F" w:rsidRPr="00FB476E" w:rsidRDefault="00F5063F" w:rsidP="004556BB">
      <w:pPr>
        <w:spacing w:after="719" w:line="271" w:lineRule="auto"/>
        <w:ind w:right="6"/>
        <w:jc w:val="center"/>
        <w:rPr>
          <w:lang w:val="en-US"/>
        </w:rPr>
      </w:pPr>
      <w:r>
        <w:rPr>
          <w:i/>
          <w:sz w:val="28"/>
        </w:rPr>
        <w:t xml:space="preserve">Faculty number: </w:t>
      </w:r>
      <w:r>
        <w:rPr>
          <w:i/>
          <w:sz w:val="28"/>
          <w:lang w:val="en-US"/>
        </w:rPr>
        <w:t>2101681043</w:t>
      </w:r>
    </w:p>
    <w:p w14:paraId="7AD6A16D" w14:textId="29106843" w:rsidR="00F5063F" w:rsidRDefault="00F5063F" w:rsidP="004556BB">
      <w:pPr>
        <w:spacing w:after="0" w:line="240" w:lineRule="auto"/>
        <w:ind w:left="2274"/>
        <w:jc w:val="left"/>
        <w:rPr>
          <w:i/>
          <w:sz w:val="28"/>
        </w:rPr>
      </w:pPr>
      <w:r>
        <w:rPr>
          <w:i/>
          <w:sz w:val="28"/>
        </w:rPr>
        <w:t xml:space="preserve">Scientific supervisor: asst. prof. Stefan Stavrev </w:t>
      </w:r>
    </w:p>
    <w:p w14:paraId="757C9E50" w14:textId="6BEA648F" w:rsidR="000F34C6" w:rsidRDefault="000F34C6" w:rsidP="004556BB">
      <w:pPr>
        <w:spacing w:after="0" w:line="240" w:lineRule="auto"/>
        <w:ind w:left="2274"/>
        <w:jc w:val="left"/>
        <w:rPr>
          <w:i/>
          <w:sz w:val="28"/>
          <w:lang w:val="en-US"/>
        </w:rPr>
      </w:pPr>
      <w:r>
        <w:rPr>
          <w:i/>
          <w:sz w:val="28"/>
          <w:lang w:val="en-US"/>
        </w:rPr>
        <w:t xml:space="preserve">Consultant: assoc. prof. </w:t>
      </w:r>
      <w:proofErr w:type="spellStart"/>
      <w:r>
        <w:rPr>
          <w:i/>
          <w:sz w:val="28"/>
          <w:lang w:val="en-US"/>
        </w:rPr>
        <w:t>Stoyan</w:t>
      </w:r>
      <w:proofErr w:type="spellEnd"/>
      <w:r>
        <w:rPr>
          <w:i/>
          <w:sz w:val="28"/>
          <w:lang w:val="en-US"/>
        </w:rPr>
        <w:t xml:space="preserve"> </w:t>
      </w:r>
      <w:proofErr w:type="spellStart"/>
      <w:r>
        <w:rPr>
          <w:i/>
          <w:sz w:val="28"/>
          <w:lang w:val="en-US"/>
        </w:rPr>
        <w:t>Avramov</w:t>
      </w:r>
      <w:proofErr w:type="spellEnd"/>
      <w:r>
        <w:rPr>
          <w:i/>
          <w:sz w:val="28"/>
          <w:lang w:val="en-US"/>
        </w:rPr>
        <w:t xml:space="preserve">, </w:t>
      </w:r>
      <w:proofErr w:type="spellStart"/>
      <w:r>
        <w:rPr>
          <w:i/>
          <w:sz w:val="28"/>
          <w:lang w:val="en-US"/>
        </w:rPr>
        <w:t>Telesys</w:t>
      </w:r>
      <w:proofErr w:type="spellEnd"/>
    </w:p>
    <w:p w14:paraId="1A20C06E" w14:textId="5DB76777" w:rsidR="000F34C6" w:rsidRDefault="000F34C6" w:rsidP="000F34C6">
      <w:pPr>
        <w:spacing w:after="0" w:line="240" w:lineRule="auto"/>
        <w:ind w:left="2274"/>
        <w:jc w:val="left"/>
        <w:rPr>
          <w:i/>
          <w:sz w:val="28"/>
          <w:lang w:val="en-US"/>
        </w:rPr>
      </w:pPr>
    </w:p>
    <w:p w14:paraId="6E7B68B3" w14:textId="0C6E8519" w:rsidR="000F34C6" w:rsidRPr="000F34C6" w:rsidRDefault="000F34C6" w:rsidP="000F34C6">
      <w:pPr>
        <w:spacing w:after="0" w:line="240" w:lineRule="auto"/>
        <w:ind w:left="2274"/>
        <w:jc w:val="left"/>
        <w:rPr>
          <w:lang w:val="en-US"/>
        </w:rPr>
      </w:pPr>
    </w:p>
    <w:p w14:paraId="16FBC4F1" w14:textId="3B3F9DE7" w:rsidR="00F5063F" w:rsidRPr="00F5063F" w:rsidRDefault="00F5063F" w:rsidP="00F5063F">
      <w:pPr>
        <w:spacing w:after="1260" w:line="271" w:lineRule="auto"/>
        <w:ind w:left="727" w:right="2"/>
        <w:jc w:val="center"/>
        <w:rPr>
          <w:lang w:val="en-US"/>
        </w:rPr>
      </w:pPr>
      <w:r>
        <w:rPr>
          <w:i/>
          <w:sz w:val="28"/>
        </w:rPr>
        <w:t>Plovdiv, 202</w:t>
      </w:r>
      <w:r>
        <w:rPr>
          <w:i/>
          <w:sz w:val="28"/>
          <w:lang w:val="en-US"/>
        </w:rPr>
        <w:t>5</w:t>
      </w:r>
    </w:p>
    <w:p w14:paraId="6BFC58EF" w14:textId="77777777" w:rsidR="00C73A47" w:rsidRDefault="00C73A47">
      <w:pPr>
        <w:rPr>
          <w:lang w:val="en-US"/>
        </w:rPr>
        <w:sectPr w:rsidR="00C73A47" w:rsidSect="00C00C93">
          <w:footerReference w:type="default" r:id="rId8"/>
          <w:headerReference w:type="first" r:id="rId9"/>
          <w:footerReference w:type="first" r:id="rId10"/>
          <w:pgSz w:w="11906" w:h="16838"/>
          <w:pgMar w:top="1417" w:right="1417" w:bottom="1417" w:left="1417" w:header="708" w:footer="708" w:gutter="0"/>
          <w:cols w:space="708"/>
          <w:titlePg/>
          <w:docGrid w:linePitch="360"/>
        </w:sectPr>
      </w:pPr>
    </w:p>
    <w:p w14:paraId="530BE805" w14:textId="191E25D6" w:rsidR="00F5063F" w:rsidRDefault="00362946" w:rsidP="00362946">
      <w:pPr>
        <w:jc w:val="center"/>
        <w:rPr>
          <w:sz w:val="40"/>
          <w:szCs w:val="40"/>
        </w:rPr>
      </w:pPr>
      <w:r w:rsidRPr="00362946">
        <w:rPr>
          <w:sz w:val="40"/>
          <w:szCs w:val="40"/>
        </w:rPr>
        <w:lastRenderedPageBreak/>
        <w:t>Съдържание</w:t>
      </w:r>
    </w:p>
    <w:p w14:paraId="4DD99A24" w14:textId="45B0ABCC" w:rsidR="00AB2905" w:rsidRDefault="00362946">
      <w:pPr>
        <w:pStyle w:val="TOC1"/>
        <w:tabs>
          <w:tab w:val="right" w:leader="dot" w:pos="9062"/>
        </w:tabs>
        <w:rPr>
          <w:rFonts w:asciiTheme="minorHAnsi" w:eastAsiaTheme="minorEastAsia" w:hAnsiTheme="minorHAnsi" w:cstheme="minorBidi"/>
          <w:noProof/>
          <w:color w:val="auto"/>
          <w:sz w:val="22"/>
        </w:rPr>
      </w:pPr>
      <w:r>
        <w:rPr>
          <w:sz w:val="28"/>
          <w:szCs w:val="28"/>
        </w:rPr>
        <w:fldChar w:fldCharType="begin"/>
      </w:r>
      <w:r>
        <w:rPr>
          <w:sz w:val="28"/>
          <w:szCs w:val="28"/>
        </w:rPr>
        <w:instrText xml:space="preserve"> TOC \o "1-3" \h \z \u </w:instrText>
      </w:r>
      <w:r>
        <w:rPr>
          <w:sz w:val="28"/>
          <w:szCs w:val="28"/>
        </w:rPr>
        <w:fldChar w:fldCharType="separate"/>
      </w:r>
      <w:hyperlink w:anchor="_Toc201085663" w:history="1">
        <w:r w:rsidR="00AB2905" w:rsidRPr="008B2F0C">
          <w:rPr>
            <w:rStyle w:val="Hyperlink"/>
            <w:noProof/>
          </w:rPr>
          <w:t>Списък на фигурите</w:t>
        </w:r>
        <w:r w:rsidR="00AB2905">
          <w:rPr>
            <w:noProof/>
            <w:webHidden/>
          </w:rPr>
          <w:tab/>
        </w:r>
        <w:r w:rsidR="00AB2905">
          <w:rPr>
            <w:noProof/>
            <w:webHidden/>
          </w:rPr>
          <w:fldChar w:fldCharType="begin"/>
        </w:r>
        <w:r w:rsidR="00AB2905">
          <w:rPr>
            <w:noProof/>
            <w:webHidden/>
          </w:rPr>
          <w:instrText xml:space="preserve"> PAGEREF _Toc201085663 \h </w:instrText>
        </w:r>
        <w:r w:rsidR="00AB2905">
          <w:rPr>
            <w:noProof/>
            <w:webHidden/>
          </w:rPr>
        </w:r>
        <w:r w:rsidR="00AB2905">
          <w:rPr>
            <w:noProof/>
            <w:webHidden/>
          </w:rPr>
          <w:fldChar w:fldCharType="separate"/>
        </w:r>
        <w:r w:rsidR="00910784">
          <w:rPr>
            <w:noProof/>
            <w:webHidden/>
          </w:rPr>
          <w:t>4</w:t>
        </w:r>
        <w:r w:rsidR="00AB2905">
          <w:rPr>
            <w:noProof/>
            <w:webHidden/>
          </w:rPr>
          <w:fldChar w:fldCharType="end"/>
        </w:r>
      </w:hyperlink>
    </w:p>
    <w:p w14:paraId="2FFB3424" w14:textId="3FEEBADB"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64" w:history="1">
        <w:r w:rsidR="00AB2905" w:rsidRPr="008B2F0C">
          <w:rPr>
            <w:rStyle w:val="Hyperlink"/>
            <w:rFonts w:eastAsia="Calibri"/>
            <w:noProof/>
          </w:rPr>
          <w:t>Речник с използвана терминология и съкращения</w:t>
        </w:r>
        <w:r w:rsidR="00AB2905">
          <w:rPr>
            <w:noProof/>
            <w:webHidden/>
          </w:rPr>
          <w:tab/>
        </w:r>
        <w:r w:rsidR="00AB2905">
          <w:rPr>
            <w:noProof/>
            <w:webHidden/>
          </w:rPr>
          <w:fldChar w:fldCharType="begin"/>
        </w:r>
        <w:r w:rsidR="00AB2905">
          <w:rPr>
            <w:noProof/>
            <w:webHidden/>
          </w:rPr>
          <w:instrText xml:space="preserve"> PAGEREF _Toc201085664 \h </w:instrText>
        </w:r>
        <w:r w:rsidR="00AB2905">
          <w:rPr>
            <w:noProof/>
            <w:webHidden/>
          </w:rPr>
        </w:r>
        <w:r w:rsidR="00AB2905">
          <w:rPr>
            <w:noProof/>
            <w:webHidden/>
          </w:rPr>
          <w:fldChar w:fldCharType="separate"/>
        </w:r>
        <w:r w:rsidR="00910784">
          <w:rPr>
            <w:noProof/>
            <w:webHidden/>
          </w:rPr>
          <w:t>5</w:t>
        </w:r>
        <w:r w:rsidR="00AB2905">
          <w:rPr>
            <w:noProof/>
            <w:webHidden/>
          </w:rPr>
          <w:fldChar w:fldCharType="end"/>
        </w:r>
      </w:hyperlink>
    </w:p>
    <w:p w14:paraId="530C137B" w14:textId="7975881F"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65" w:history="1">
        <w:r w:rsidR="00AB2905" w:rsidRPr="008B2F0C">
          <w:rPr>
            <w:rStyle w:val="Hyperlink"/>
            <w:noProof/>
          </w:rPr>
          <w:t>Увод</w:t>
        </w:r>
        <w:r w:rsidR="00AB2905">
          <w:rPr>
            <w:noProof/>
            <w:webHidden/>
          </w:rPr>
          <w:tab/>
        </w:r>
        <w:r w:rsidR="00AB2905">
          <w:rPr>
            <w:noProof/>
            <w:webHidden/>
          </w:rPr>
          <w:fldChar w:fldCharType="begin"/>
        </w:r>
        <w:r w:rsidR="00AB2905">
          <w:rPr>
            <w:noProof/>
            <w:webHidden/>
          </w:rPr>
          <w:instrText xml:space="preserve"> PAGEREF _Toc201085665 \h </w:instrText>
        </w:r>
        <w:r w:rsidR="00AB2905">
          <w:rPr>
            <w:noProof/>
            <w:webHidden/>
          </w:rPr>
        </w:r>
        <w:r w:rsidR="00AB2905">
          <w:rPr>
            <w:noProof/>
            <w:webHidden/>
          </w:rPr>
          <w:fldChar w:fldCharType="separate"/>
        </w:r>
        <w:r w:rsidR="00910784">
          <w:rPr>
            <w:noProof/>
            <w:webHidden/>
          </w:rPr>
          <w:t>7</w:t>
        </w:r>
        <w:r w:rsidR="00AB2905">
          <w:rPr>
            <w:noProof/>
            <w:webHidden/>
          </w:rPr>
          <w:fldChar w:fldCharType="end"/>
        </w:r>
      </w:hyperlink>
    </w:p>
    <w:p w14:paraId="11543DB0" w14:textId="27A477C6" w:rsidR="00AB2905" w:rsidRDefault="00645141">
      <w:pPr>
        <w:pStyle w:val="TOC2"/>
        <w:tabs>
          <w:tab w:val="right" w:leader="dot" w:pos="9062"/>
        </w:tabs>
        <w:rPr>
          <w:rFonts w:cstheme="minorBidi"/>
          <w:noProof/>
          <w:lang w:val="bg-BG" w:eastAsia="bg-BG"/>
        </w:rPr>
      </w:pPr>
      <w:hyperlink w:anchor="_Toc201085666" w:history="1">
        <w:r w:rsidR="00AB2905" w:rsidRPr="008B2F0C">
          <w:rPr>
            <w:rStyle w:val="Hyperlink"/>
            <w:noProof/>
          </w:rPr>
          <w:t>Цели и задачи</w:t>
        </w:r>
        <w:r w:rsidR="00AB2905">
          <w:rPr>
            <w:noProof/>
            <w:webHidden/>
          </w:rPr>
          <w:tab/>
        </w:r>
        <w:r w:rsidR="00AB2905">
          <w:rPr>
            <w:noProof/>
            <w:webHidden/>
          </w:rPr>
          <w:fldChar w:fldCharType="begin"/>
        </w:r>
        <w:r w:rsidR="00AB2905">
          <w:rPr>
            <w:noProof/>
            <w:webHidden/>
          </w:rPr>
          <w:instrText xml:space="preserve"> PAGEREF _Toc201085666 \h </w:instrText>
        </w:r>
        <w:r w:rsidR="00AB2905">
          <w:rPr>
            <w:noProof/>
            <w:webHidden/>
          </w:rPr>
        </w:r>
        <w:r w:rsidR="00AB2905">
          <w:rPr>
            <w:noProof/>
            <w:webHidden/>
          </w:rPr>
          <w:fldChar w:fldCharType="separate"/>
        </w:r>
        <w:r w:rsidR="00910784">
          <w:rPr>
            <w:noProof/>
            <w:webHidden/>
          </w:rPr>
          <w:t>8</w:t>
        </w:r>
        <w:r w:rsidR="00AB2905">
          <w:rPr>
            <w:noProof/>
            <w:webHidden/>
          </w:rPr>
          <w:fldChar w:fldCharType="end"/>
        </w:r>
      </w:hyperlink>
    </w:p>
    <w:p w14:paraId="67CF40E8" w14:textId="1DF83B82" w:rsidR="00AB2905" w:rsidRDefault="00645141">
      <w:pPr>
        <w:pStyle w:val="TOC2"/>
        <w:tabs>
          <w:tab w:val="right" w:leader="dot" w:pos="9062"/>
        </w:tabs>
        <w:rPr>
          <w:rFonts w:cstheme="minorBidi"/>
          <w:noProof/>
          <w:lang w:val="bg-BG" w:eastAsia="bg-BG"/>
        </w:rPr>
      </w:pPr>
      <w:hyperlink w:anchor="_Toc201085667" w:history="1">
        <w:r w:rsidR="00AB2905" w:rsidRPr="008B2F0C">
          <w:rPr>
            <w:rStyle w:val="Hyperlink"/>
            <w:noProof/>
          </w:rPr>
          <w:t>Структура и обем</w:t>
        </w:r>
        <w:r w:rsidR="00AB2905">
          <w:rPr>
            <w:noProof/>
            <w:webHidden/>
          </w:rPr>
          <w:tab/>
        </w:r>
        <w:r w:rsidR="00AB2905">
          <w:rPr>
            <w:noProof/>
            <w:webHidden/>
          </w:rPr>
          <w:fldChar w:fldCharType="begin"/>
        </w:r>
        <w:r w:rsidR="00AB2905">
          <w:rPr>
            <w:noProof/>
            <w:webHidden/>
          </w:rPr>
          <w:instrText xml:space="preserve"> PAGEREF _Toc201085667 \h </w:instrText>
        </w:r>
        <w:r w:rsidR="00AB2905">
          <w:rPr>
            <w:noProof/>
            <w:webHidden/>
          </w:rPr>
        </w:r>
        <w:r w:rsidR="00AB2905">
          <w:rPr>
            <w:noProof/>
            <w:webHidden/>
          </w:rPr>
          <w:fldChar w:fldCharType="separate"/>
        </w:r>
        <w:r w:rsidR="00910784">
          <w:rPr>
            <w:noProof/>
            <w:webHidden/>
          </w:rPr>
          <w:t>8</w:t>
        </w:r>
        <w:r w:rsidR="00AB2905">
          <w:rPr>
            <w:noProof/>
            <w:webHidden/>
          </w:rPr>
          <w:fldChar w:fldCharType="end"/>
        </w:r>
      </w:hyperlink>
    </w:p>
    <w:p w14:paraId="14F9F86C" w14:textId="103570A1"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68" w:history="1">
        <w:r w:rsidR="00AB2905" w:rsidRPr="008B2F0C">
          <w:rPr>
            <w:rStyle w:val="Hyperlink"/>
            <w:noProof/>
          </w:rPr>
          <w:t>Глава 1. Автопилот, програмиране на летателна мисия и приемане на данни от дрона</w:t>
        </w:r>
        <w:r w:rsidR="00AB2905">
          <w:rPr>
            <w:noProof/>
            <w:webHidden/>
          </w:rPr>
          <w:tab/>
        </w:r>
        <w:r w:rsidR="00AB2905">
          <w:rPr>
            <w:noProof/>
            <w:webHidden/>
          </w:rPr>
          <w:fldChar w:fldCharType="begin"/>
        </w:r>
        <w:r w:rsidR="00AB2905">
          <w:rPr>
            <w:noProof/>
            <w:webHidden/>
          </w:rPr>
          <w:instrText xml:space="preserve"> PAGEREF _Toc201085668 \h </w:instrText>
        </w:r>
        <w:r w:rsidR="00AB2905">
          <w:rPr>
            <w:noProof/>
            <w:webHidden/>
          </w:rPr>
        </w:r>
        <w:r w:rsidR="00AB2905">
          <w:rPr>
            <w:noProof/>
            <w:webHidden/>
          </w:rPr>
          <w:fldChar w:fldCharType="separate"/>
        </w:r>
        <w:r w:rsidR="00910784">
          <w:rPr>
            <w:noProof/>
            <w:webHidden/>
          </w:rPr>
          <w:t>10</w:t>
        </w:r>
        <w:r w:rsidR="00AB2905">
          <w:rPr>
            <w:noProof/>
            <w:webHidden/>
          </w:rPr>
          <w:fldChar w:fldCharType="end"/>
        </w:r>
      </w:hyperlink>
    </w:p>
    <w:p w14:paraId="54BC0F8A" w14:textId="2FB9C7AD" w:rsidR="00AB2905" w:rsidRDefault="00645141">
      <w:pPr>
        <w:pStyle w:val="TOC2"/>
        <w:tabs>
          <w:tab w:val="right" w:leader="dot" w:pos="9062"/>
        </w:tabs>
        <w:rPr>
          <w:rFonts w:cstheme="minorBidi"/>
          <w:noProof/>
          <w:lang w:val="bg-BG" w:eastAsia="bg-BG"/>
        </w:rPr>
      </w:pPr>
      <w:hyperlink w:anchor="_Toc201085669" w:history="1">
        <w:r w:rsidR="00AB2905" w:rsidRPr="008B2F0C">
          <w:rPr>
            <w:rStyle w:val="Hyperlink"/>
            <w:noProof/>
          </w:rPr>
          <w:t>1.1 Автопилота Ardupilot</w:t>
        </w:r>
        <w:r w:rsidR="00AB2905">
          <w:rPr>
            <w:noProof/>
            <w:webHidden/>
          </w:rPr>
          <w:tab/>
        </w:r>
        <w:r w:rsidR="00AB2905">
          <w:rPr>
            <w:noProof/>
            <w:webHidden/>
          </w:rPr>
          <w:fldChar w:fldCharType="begin"/>
        </w:r>
        <w:r w:rsidR="00AB2905">
          <w:rPr>
            <w:noProof/>
            <w:webHidden/>
          </w:rPr>
          <w:instrText xml:space="preserve"> PAGEREF _Toc201085669 \h </w:instrText>
        </w:r>
        <w:r w:rsidR="00AB2905">
          <w:rPr>
            <w:noProof/>
            <w:webHidden/>
          </w:rPr>
        </w:r>
        <w:r w:rsidR="00AB2905">
          <w:rPr>
            <w:noProof/>
            <w:webHidden/>
          </w:rPr>
          <w:fldChar w:fldCharType="separate"/>
        </w:r>
        <w:r w:rsidR="00910784">
          <w:rPr>
            <w:noProof/>
            <w:webHidden/>
          </w:rPr>
          <w:t>10</w:t>
        </w:r>
        <w:r w:rsidR="00AB2905">
          <w:rPr>
            <w:noProof/>
            <w:webHidden/>
          </w:rPr>
          <w:fldChar w:fldCharType="end"/>
        </w:r>
      </w:hyperlink>
    </w:p>
    <w:p w14:paraId="4DAD05D6" w14:textId="507280C0" w:rsidR="00AB2905" w:rsidRDefault="00645141">
      <w:pPr>
        <w:pStyle w:val="TOC2"/>
        <w:tabs>
          <w:tab w:val="right" w:leader="dot" w:pos="9062"/>
        </w:tabs>
        <w:rPr>
          <w:rFonts w:cstheme="minorBidi"/>
          <w:noProof/>
          <w:lang w:val="bg-BG" w:eastAsia="bg-BG"/>
        </w:rPr>
      </w:pPr>
      <w:hyperlink w:anchor="_Toc201085670" w:history="1">
        <w:r w:rsidR="00AB2905" w:rsidRPr="008B2F0C">
          <w:rPr>
            <w:rStyle w:val="Hyperlink"/>
            <w:noProof/>
          </w:rPr>
          <w:t>1.2 Наземен контрол. Mission Planner</w:t>
        </w:r>
        <w:r w:rsidR="00AB2905">
          <w:rPr>
            <w:noProof/>
            <w:webHidden/>
          </w:rPr>
          <w:tab/>
        </w:r>
        <w:r w:rsidR="00AB2905">
          <w:rPr>
            <w:noProof/>
            <w:webHidden/>
          </w:rPr>
          <w:fldChar w:fldCharType="begin"/>
        </w:r>
        <w:r w:rsidR="00AB2905">
          <w:rPr>
            <w:noProof/>
            <w:webHidden/>
          </w:rPr>
          <w:instrText xml:space="preserve"> PAGEREF _Toc201085670 \h </w:instrText>
        </w:r>
        <w:r w:rsidR="00AB2905">
          <w:rPr>
            <w:noProof/>
            <w:webHidden/>
          </w:rPr>
        </w:r>
        <w:r w:rsidR="00AB2905">
          <w:rPr>
            <w:noProof/>
            <w:webHidden/>
          </w:rPr>
          <w:fldChar w:fldCharType="separate"/>
        </w:r>
        <w:r w:rsidR="00910784">
          <w:rPr>
            <w:noProof/>
            <w:webHidden/>
          </w:rPr>
          <w:t>11</w:t>
        </w:r>
        <w:r w:rsidR="00AB2905">
          <w:rPr>
            <w:noProof/>
            <w:webHidden/>
          </w:rPr>
          <w:fldChar w:fldCharType="end"/>
        </w:r>
      </w:hyperlink>
    </w:p>
    <w:p w14:paraId="01C5C161" w14:textId="5B425E82" w:rsidR="00AB2905" w:rsidRDefault="00645141">
      <w:pPr>
        <w:pStyle w:val="TOC3"/>
        <w:tabs>
          <w:tab w:val="right" w:leader="dot" w:pos="9062"/>
        </w:tabs>
        <w:rPr>
          <w:rFonts w:cstheme="minorBidi"/>
          <w:noProof/>
          <w:lang w:val="bg-BG" w:eastAsia="bg-BG"/>
        </w:rPr>
      </w:pPr>
      <w:hyperlink w:anchor="_Toc201085671" w:history="1">
        <w:r w:rsidR="00AB2905" w:rsidRPr="008B2F0C">
          <w:rPr>
            <w:rStyle w:val="Hyperlink"/>
            <w:noProof/>
          </w:rPr>
          <w:t>1.2.1 Свързване на Mission Planner с ArduPilot.</w:t>
        </w:r>
        <w:r w:rsidR="00AB2905">
          <w:rPr>
            <w:noProof/>
            <w:webHidden/>
          </w:rPr>
          <w:tab/>
        </w:r>
        <w:r w:rsidR="00AB2905">
          <w:rPr>
            <w:noProof/>
            <w:webHidden/>
          </w:rPr>
          <w:fldChar w:fldCharType="begin"/>
        </w:r>
        <w:r w:rsidR="00AB2905">
          <w:rPr>
            <w:noProof/>
            <w:webHidden/>
          </w:rPr>
          <w:instrText xml:space="preserve"> PAGEREF _Toc201085671 \h </w:instrText>
        </w:r>
        <w:r w:rsidR="00AB2905">
          <w:rPr>
            <w:noProof/>
            <w:webHidden/>
          </w:rPr>
        </w:r>
        <w:r w:rsidR="00AB2905">
          <w:rPr>
            <w:noProof/>
            <w:webHidden/>
          </w:rPr>
          <w:fldChar w:fldCharType="separate"/>
        </w:r>
        <w:r w:rsidR="00910784">
          <w:rPr>
            <w:noProof/>
            <w:webHidden/>
          </w:rPr>
          <w:t>11</w:t>
        </w:r>
        <w:r w:rsidR="00AB2905">
          <w:rPr>
            <w:noProof/>
            <w:webHidden/>
          </w:rPr>
          <w:fldChar w:fldCharType="end"/>
        </w:r>
      </w:hyperlink>
    </w:p>
    <w:p w14:paraId="1A986987" w14:textId="0A2A95A5" w:rsidR="00AB2905" w:rsidRDefault="00645141">
      <w:pPr>
        <w:pStyle w:val="TOC3"/>
        <w:tabs>
          <w:tab w:val="right" w:leader="dot" w:pos="9062"/>
        </w:tabs>
        <w:rPr>
          <w:rFonts w:cstheme="minorBidi"/>
          <w:noProof/>
          <w:lang w:val="bg-BG" w:eastAsia="bg-BG"/>
        </w:rPr>
      </w:pPr>
      <w:hyperlink w:anchor="_Toc201085672" w:history="1">
        <w:r w:rsidR="00AB2905" w:rsidRPr="008B2F0C">
          <w:rPr>
            <w:rStyle w:val="Hyperlink"/>
            <w:noProof/>
          </w:rPr>
          <w:t>1.2.2 Планиране и изпълнение на мисия</w:t>
        </w:r>
        <w:r w:rsidR="00AB2905">
          <w:rPr>
            <w:noProof/>
            <w:webHidden/>
          </w:rPr>
          <w:tab/>
        </w:r>
        <w:r w:rsidR="00AB2905">
          <w:rPr>
            <w:noProof/>
            <w:webHidden/>
          </w:rPr>
          <w:fldChar w:fldCharType="begin"/>
        </w:r>
        <w:r w:rsidR="00AB2905">
          <w:rPr>
            <w:noProof/>
            <w:webHidden/>
          </w:rPr>
          <w:instrText xml:space="preserve"> PAGEREF _Toc201085672 \h </w:instrText>
        </w:r>
        <w:r w:rsidR="00AB2905">
          <w:rPr>
            <w:noProof/>
            <w:webHidden/>
          </w:rPr>
        </w:r>
        <w:r w:rsidR="00AB2905">
          <w:rPr>
            <w:noProof/>
            <w:webHidden/>
          </w:rPr>
          <w:fldChar w:fldCharType="separate"/>
        </w:r>
        <w:r w:rsidR="00910784">
          <w:rPr>
            <w:noProof/>
            <w:webHidden/>
          </w:rPr>
          <w:t>13</w:t>
        </w:r>
        <w:r w:rsidR="00AB2905">
          <w:rPr>
            <w:noProof/>
            <w:webHidden/>
          </w:rPr>
          <w:fldChar w:fldCharType="end"/>
        </w:r>
      </w:hyperlink>
    </w:p>
    <w:p w14:paraId="641517DD" w14:textId="1E029D25" w:rsidR="00AB2905" w:rsidRDefault="00645141">
      <w:pPr>
        <w:pStyle w:val="TOC2"/>
        <w:tabs>
          <w:tab w:val="right" w:leader="dot" w:pos="9062"/>
        </w:tabs>
        <w:rPr>
          <w:rFonts w:cstheme="minorBidi"/>
          <w:noProof/>
          <w:lang w:val="bg-BG" w:eastAsia="bg-BG"/>
        </w:rPr>
      </w:pPr>
      <w:hyperlink w:anchor="_Toc201085673" w:history="1">
        <w:r w:rsidR="00AB2905" w:rsidRPr="008B2F0C">
          <w:rPr>
            <w:rStyle w:val="Hyperlink"/>
            <w:noProof/>
          </w:rPr>
          <w:t>1.3 Протоколът за пренос на данни MavLink</w:t>
        </w:r>
        <w:r w:rsidR="00AB2905">
          <w:rPr>
            <w:noProof/>
            <w:webHidden/>
          </w:rPr>
          <w:tab/>
        </w:r>
        <w:r w:rsidR="00AB2905">
          <w:rPr>
            <w:noProof/>
            <w:webHidden/>
          </w:rPr>
          <w:fldChar w:fldCharType="begin"/>
        </w:r>
        <w:r w:rsidR="00AB2905">
          <w:rPr>
            <w:noProof/>
            <w:webHidden/>
          </w:rPr>
          <w:instrText xml:space="preserve"> PAGEREF _Toc201085673 \h </w:instrText>
        </w:r>
        <w:r w:rsidR="00AB2905">
          <w:rPr>
            <w:noProof/>
            <w:webHidden/>
          </w:rPr>
        </w:r>
        <w:r w:rsidR="00AB2905">
          <w:rPr>
            <w:noProof/>
            <w:webHidden/>
          </w:rPr>
          <w:fldChar w:fldCharType="separate"/>
        </w:r>
        <w:r w:rsidR="00910784">
          <w:rPr>
            <w:noProof/>
            <w:webHidden/>
          </w:rPr>
          <w:t>15</w:t>
        </w:r>
        <w:r w:rsidR="00AB2905">
          <w:rPr>
            <w:noProof/>
            <w:webHidden/>
          </w:rPr>
          <w:fldChar w:fldCharType="end"/>
        </w:r>
      </w:hyperlink>
    </w:p>
    <w:p w14:paraId="1841767E" w14:textId="4C029A1B"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74" w:history="1">
        <w:r w:rsidR="00AB2905" w:rsidRPr="008B2F0C">
          <w:rPr>
            <w:rStyle w:val="Hyperlink"/>
            <w:noProof/>
          </w:rPr>
          <w:t>Глава 2. Протоколите за трансфер на данни TCP и UDP</w:t>
        </w:r>
        <w:r w:rsidR="00AB2905">
          <w:rPr>
            <w:noProof/>
            <w:webHidden/>
          </w:rPr>
          <w:tab/>
        </w:r>
        <w:r w:rsidR="00AB2905">
          <w:rPr>
            <w:noProof/>
            <w:webHidden/>
          </w:rPr>
          <w:fldChar w:fldCharType="begin"/>
        </w:r>
        <w:r w:rsidR="00AB2905">
          <w:rPr>
            <w:noProof/>
            <w:webHidden/>
          </w:rPr>
          <w:instrText xml:space="preserve"> PAGEREF _Toc201085674 \h </w:instrText>
        </w:r>
        <w:r w:rsidR="00AB2905">
          <w:rPr>
            <w:noProof/>
            <w:webHidden/>
          </w:rPr>
        </w:r>
        <w:r w:rsidR="00AB2905">
          <w:rPr>
            <w:noProof/>
            <w:webHidden/>
          </w:rPr>
          <w:fldChar w:fldCharType="separate"/>
        </w:r>
        <w:r w:rsidR="00910784">
          <w:rPr>
            <w:noProof/>
            <w:webHidden/>
          </w:rPr>
          <w:t>19</w:t>
        </w:r>
        <w:r w:rsidR="00AB2905">
          <w:rPr>
            <w:noProof/>
            <w:webHidden/>
          </w:rPr>
          <w:fldChar w:fldCharType="end"/>
        </w:r>
      </w:hyperlink>
    </w:p>
    <w:p w14:paraId="226B8742" w14:textId="713A9607" w:rsidR="00AB2905" w:rsidRDefault="00645141">
      <w:pPr>
        <w:pStyle w:val="TOC2"/>
        <w:tabs>
          <w:tab w:val="right" w:leader="dot" w:pos="9062"/>
        </w:tabs>
        <w:rPr>
          <w:rFonts w:cstheme="minorBidi"/>
          <w:noProof/>
          <w:lang w:val="bg-BG" w:eastAsia="bg-BG"/>
        </w:rPr>
      </w:pPr>
      <w:hyperlink w:anchor="_Toc201085675" w:history="1">
        <w:r w:rsidR="00AB2905" w:rsidRPr="008B2F0C">
          <w:rPr>
            <w:rStyle w:val="Hyperlink"/>
            <w:noProof/>
          </w:rPr>
          <w:t>2.1 Моделът OSI</w:t>
        </w:r>
        <w:r w:rsidR="00AB2905">
          <w:rPr>
            <w:noProof/>
            <w:webHidden/>
          </w:rPr>
          <w:tab/>
        </w:r>
        <w:r w:rsidR="00AB2905">
          <w:rPr>
            <w:noProof/>
            <w:webHidden/>
          </w:rPr>
          <w:fldChar w:fldCharType="begin"/>
        </w:r>
        <w:r w:rsidR="00AB2905">
          <w:rPr>
            <w:noProof/>
            <w:webHidden/>
          </w:rPr>
          <w:instrText xml:space="preserve"> PAGEREF _Toc201085675 \h </w:instrText>
        </w:r>
        <w:r w:rsidR="00AB2905">
          <w:rPr>
            <w:noProof/>
            <w:webHidden/>
          </w:rPr>
        </w:r>
        <w:r w:rsidR="00AB2905">
          <w:rPr>
            <w:noProof/>
            <w:webHidden/>
          </w:rPr>
          <w:fldChar w:fldCharType="separate"/>
        </w:r>
        <w:r w:rsidR="00910784">
          <w:rPr>
            <w:noProof/>
            <w:webHidden/>
          </w:rPr>
          <w:t>19</w:t>
        </w:r>
        <w:r w:rsidR="00AB2905">
          <w:rPr>
            <w:noProof/>
            <w:webHidden/>
          </w:rPr>
          <w:fldChar w:fldCharType="end"/>
        </w:r>
      </w:hyperlink>
    </w:p>
    <w:p w14:paraId="1230AD65" w14:textId="13F533BA" w:rsidR="00AB2905" w:rsidRDefault="00645141">
      <w:pPr>
        <w:pStyle w:val="TOC2"/>
        <w:tabs>
          <w:tab w:val="right" w:leader="dot" w:pos="9062"/>
        </w:tabs>
        <w:rPr>
          <w:rFonts w:cstheme="minorBidi"/>
          <w:noProof/>
          <w:lang w:val="bg-BG" w:eastAsia="bg-BG"/>
        </w:rPr>
      </w:pPr>
      <w:hyperlink w:anchor="_Toc201085676" w:history="1">
        <w:r w:rsidR="00AB2905" w:rsidRPr="008B2F0C">
          <w:rPr>
            <w:rStyle w:val="Hyperlink"/>
            <w:noProof/>
          </w:rPr>
          <w:t>2.2 Транспортен слой</w:t>
        </w:r>
        <w:r w:rsidR="00AB2905">
          <w:rPr>
            <w:noProof/>
            <w:webHidden/>
          </w:rPr>
          <w:tab/>
        </w:r>
        <w:r w:rsidR="00AB2905">
          <w:rPr>
            <w:noProof/>
            <w:webHidden/>
          </w:rPr>
          <w:fldChar w:fldCharType="begin"/>
        </w:r>
        <w:r w:rsidR="00AB2905">
          <w:rPr>
            <w:noProof/>
            <w:webHidden/>
          </w:rPr>
          <w:instrText xml:space="preserve"> PAGEREF _Toc201085676 \h </w:instrText>
        </w:r>
        <w:r w:rsidR="00AB2905">
          <w:rPr>
            <w:noProof/>
            <w:webHidden/>
          </w:rPr>
        </w:r>
        <w:r w:rsidR="00AB2905">
          <w:rPr>
            <w:noProof/>
            <w:webHidden/>
          </w:rPr>
          <w:fldChar w:fldCharType="separate"/>
        </w:r>
        <w:r w:rsidR="00910784">
          <w:rPr>
            <w:noProof/>
            <w:webHidden/>
          </w:rPr>
          <w:t>20</w:t>
        </w:r>
        <w:r w:rsidR="00AB2905">
          <w:rPr>
            <w:noProof/>
            <w:webHidden/>
          </w:rPr>
          <w:fldChar w:fldCharType="end"/>
        </w:r>
      </w:hyperlink>
    </w:p>
    <w:p w14:paraId="7078BAEE" w14:textId="3F2E7FFF" w:rsidR="00AB2905" w:rsidRDefault="00645141">
      <w:pPr>
        <w:pStyle w:val="TOC2"/>
        <w:tabs>
          <w:tab w:val="right" w:leader="dot" w:pos="9062"/>
        </w:tabs>
        <w:rPr>
          <w:rFonts w:cstheme="minorBidi"/>
          <w:noProof/>
          <w:lang w:val="bg-BG" w:eastAsia="bg-BG"/>
        </w:rPr>
      </w:pPr>
      <w:hyperlink w:anchor="_Toc201085677" w:history="1">
        <w:r w:rsidR="00AB2905" w:rsidRPr="008B2F0C">
          <w:rPr>
            <w:rStyle w:val="Hyperlink"/>
            <w:noProof/>
          </w:rPr>
          <w:t>2.3 Протоколът TCP</w:t>
        </w:r>
        <w:r w:rsidR="00AB2905">
          <w:rPr>
            <w:noProof/>
            <w:webHidden/>
          </w:rPr>
          <w:tab/>
        </w:r>
        <w:r w:rsidR="00AB2905">
          <w:rPr>
            <w:noProof/>
            <w:webHidden/>
          </w:rPr>
          <w:fldChar w:fldCharType="begin"/>
        </w:r>
        <w:r w:rsidR="00AB2905">
          <w:rPr>
            <w:noProof/>
            <w:webHidden/>
          </w:rPr>
          <w:instrText xml:space="preserve"> PAGEREF _Toc201085677 \h </w:instrText>
        </w:r>
        <w:r w:rsidR="00AB2905">
          <w:rPr>
            <w:noProof/>
            <w:webHidden/>
          </w:rPr>
        </w:r>
        <w:r w:rsidR="00AB2905">
          <w:rPr>
            <w:noProof/>
            <w:webHidden/>
          </w:rPr>
          <w:fldChar w:fldCharType="separate"/>
        </w:r>
        <w:r w:rsidR="00910784">
          <w:rPr>
            <w:noProof/>
            <w:webHidden/>
          </w:rPr>
          <w:t>21</w:t>
        </w:r>
        <w:r w:rsidR="00AB2905">
          <w:rPr>
            <w:noProof/>
            <w:webHidden/>
          </w:rPr>
          <w:fldChar w:fldCharType="end"/>
        </w:r>
      </w:hyperlink>
    </w:p>
    <w:p w14:paraId="62A821FD" w14:textId="3F67F6FA" w:rsidR="00AB2905" w:rsidRDefault="00645141">
      <w:pPr>
        <w:pStyle w:val="TOC2"/>
        <w:tabs>
          <w:tab w:val="right" w:leader="dot" w:pos="9062"/>
        </w:tabs>
        <w:rPr>
          <w:rFonts w:cstheme="minorBidi"/>
          <w:noProof/>
          <w:lang w:val="bg-BG" w:eastAsia="bg-BG"/>
        </w:rPr>
      </w:pPr>
      <w:hyperlink w:anchor="_Toc201085678" w:history="1">
        <w:r w:rsidR="00AB2905" w:rsidRPr="008B2F0C">
          <w:rPr>
            <w:rStyle w:val="Hyperlink"/>
            <w:noProof/>
          </w:rPr>
          <w:t>2.4 Протоколът UDP</w:t>
        </w:r>
        <w:r w:rsidR="00AB2905">
          <w:rPr>
            <w:noProof/>
            <w:webHidden/>
          </w:rPr>
          <w:tab/>
        </w:r>
        <w:r w:rsidR="00AB2905">
          <w:rPr>
            <w:noProof/>
            <w:webHidden/>
          </w:rPr>
          <w:fldChar w:fldCharType="begin"/>
        </w:r>
        <w:r w:rsidR="00AB2905">
          <w:rPr>
            <w:noProof/>
            <w:webHidden/>
          </w:rPr>
          <w:instrText xml:space="preserve"> PAGEREF _Toc201085678 \h </w:instrText>
        </w:r>
        <w:r w:rsidR="00AB2905">
          <w:rPr>
            <w:noProof/>
            <w:webHidden/>
          </w:rPr>
        </w:r>
        <w:r w:rsidR="00AB2905">
          <w:rPr>
            <w:noProof/>
            <w:webHidden/>
          </w:rPr>
          <w:fldChar w:fldCharType="separate"/>
        </w:r>
        <w:r w:rsidR="00910784">
          <w:rPr>
            <w:noProof/>
            <w:webHidden/>
          </w:rPr>
          <w:t>23</w:t>
        </w:r>
        <w:r w:rsidR="00AB2905">
          <w:rPr>
            <w:noProof/>
            <w:webHidden/>
          </w:rPr>
          <w:fldChar w:fldCharType="end"/>
        </w:r>
      </w:hyperlink>
    </w:p>
    <w:p w14:paraId="672CC58B" w14:textId="08FB4A84" w:rsidR="00AB2905" w:rsidRDefault="00645141">
      <w:pPr>
        <w:pStyle w:val="TOC2"/>
        <w:tabs>
          <w:tab w:val="right" w:leader="dot" w:pos="9062"/>
        </w:tabs>
        <w:rPr>
          <w:rFonts w:cstheme="minorBidi"/>
          <w:noProof/>
          <w:lang w:val="bg-BG" w:eastAsia="bg-BG"/>
        </w:rPr>
      </w:pPr>
      <w:hyperlink w:anchor="_Toc201085679" w:history="1">
        <w:r w:rsidR="00AB2905" w:rsidRPr="008B2F0C">
          <w:rPr>
            <w:rStyle w:val="Hyperlink"/>
            <w:noProof/>
          </w:rPr>
          <w:t>2.5 Предимства и недостатъци на UDP и TCP</w:t>
        </w:r>
        <w:r w:rsidR="00AB2905">
          <w:rPr>
            <w:noProof/>
            <w:webHidden/>
          </w:rPr>
          <w:tab/>
        </w:r>
        <w:r w:rsidR="00AB2905">
          <w:rPr>
            <w:noProof/>
            <w:webHidden/>
          </w:rPr>
          <w:fldChar w:fldCharType="begin"/>
        </w:r>
        <w:r w:rsidR="00AB2905">
          <w:rPr>
            <w:noProof/>
            <w:webHidden/>
          </w:rPr>
          <w:instrText xml:space="preserve"> PAGEREF _Toc201085679 \h </w:instrText>
        </w:r>
        <w:r w:rsidR="00AB2905">
          <w:rPr>
            <w:noProof/>
            <w:webHidden/>
          </w:rPr>
        </w:r>
        <w:r w:rsidR="00AB2905">
          <w:rPr>
            <w:noProof/>
            <w:webHidden/>
          </w:rPr>
          <w:fldChar w:fldCharType="separate"/>
        </w:r>
        <w:r w:rsidR="00910784">
          <w:rPr>
            <w:noProof/>
            <w:webHidden/>
          </w:rPr>
          <w:t>24</w:t>
        </w:r>
        <w:r w:rsidR="00AB2905">
          <w:rPr>
            <w:noProof/>
            <w:webHidden/>
          </w:rPr>
          <w:fldChar w:fldCharType="end"/>
        </w:r>
      </w:hyperlink>
    </w:p>
    <w:p w14:paraId="3BA34F25" w14:textId="1279C6DC"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80" w:history="1">
        <w:r w:rsidR="00AB2905" w:rsidRPr="008B2F0C">
          <w:rPr>
            <w:rStyle w:val="Hyperlink"/>
            <w:noProof/>
          </w:rPr>
          <w:t xml:space="preserve">Глава 3. </w:t>
        </w:r>
        <w:r w:rsidR="00AB2905" w:rsidRPr="008B2F0C">
          <w:rPr>
            <w:rStyle w:val="Hyperlink"/>
            <w:noProof/>
            <w:lang w:val="en-US"/>
          </w:rPr>
          <w:t>Unreal Engine</w:t>
        </w:r>
        <w:r w:rsidR="00AB2905" w:rsidRPr="008B2F0C">
          <w:rPr>
            <w:rStyle w:val="Hyperlink"/>
            <w:noProof/>
          </w:rPr>
          <w:t xml:space="preserve"> 4</w:t>
        </w:r>
        <w:r w:rsidR="00AB2905" w:rsidRPr="008B2F0C">
          <w:rPr>
            <w:rStyle w:val="Hyperlink"/>
            <w:noProof/>
            <w:lang w:val="en-US"/>
          </w:rPr>
          <w:t xml:space="preserve"> </w:t>
        </w:r>
        <w:r w:rsidR="00AB2905" w:rsidRPr="008B2F0C">
          <w:rPr>
            <w:rStyle w:val="Hyperlink"/>
            <w:noProof/>
          </w:rPr>
          <w:t xml:space="preserve">и софтуерната добавка </w:t>
        </w:r>
        <w:r w:rsidR="00AB2905" w:rsidRPr="008B2F0C">
          <w:rPr>
            <w:rStyle w:val="Hyperlink"/>
            <w:noProof/>
            <w:lang w:val="en-US"/>
          </w:rPr>
          <w:t>Cesium</w:t>
        </w:r>
        <w:r w:rsidR="00AB2905">
          <w:rPr>
            <w:noProof/>
            <w:webHidden/>
          </w:rPr>
          <w:tab/>
        </w:r>
        <w:r w:rsidR="00AB2905">
          <w:rPr>
            <w:noProof/>
            <w:webHidden/>
          </w:rPr>
          <w:fldChar w:fldCharType="begin"/>
        </w:r>
        <w:r w:rsidR="00AB2905">
          <w:rPr>
            <w:noProof/>
            <w:webHidden/>
          </w:rPr>
          <w:instrText xml:space="preserve"> PAGEREF _Toc201085680 \h </w:instrText>
        </w:r>
        <w:r w:rsidR="00AB2905">
          <w:rPr>
            <w:noProof/>
            <w:webHidden/>
          </w:rPr>
        </w:r>
        <w:r w:rsidR="00AB2905">
          <w:rPr>
            <w:noProof/>
            <w:webHidden/>
          </w:rPr>
          <w:fldChar w:fldCharType="separate"/>
        </w:r>
        <w:r w:rsidR="00910784">
          <w:rPr>
            <w:noProof/>
            <w:webHidden/>
          </w:rPr>
          <w:t>26</w:t>
        </w:r>
        <w:r w:rsidR="00AB2905">
          <w:rPr>
            <w:noProof/>
            <w:webHidden/>
          </w:rPr>
          <w:fldChar w:fldCharType="end"/>
        </w:r>
      </w:hyperlink>
    </w:p>
    <w:p w14:paraId="03201CA1" w14:textId="6433377C" w:rsidR="00AB2905" w:rsidRDefault="00645141">
      <w:pPr>
        <w:pStyle w:val="TOC3"/>
        <w:tabs>
          <w:tab w:val="right" w:leader="dot" w:pos="9062"/>
        </w:tabs>
        <w:rPr>
          <w:rFonts w:cstheme="minorBidi"/>
          <w:noProof/>
          <w:lang w:val="bg-BG" w:eastAsia="bg-BG"/>
        </w:rPr>
      </w:pPr>
      <w:hyperlink w:anchor="_Toc201085681" w:history="1">
        <w:r w:rsidR="00AB2905" w:rsidRPr="008B2F0C">
          <w:rPr>
            <w:rStyle w:val="Hyperlink"/>
            <w:noProof/>
          </w:rPr>
          <w:t>3.1.1 Обща характеристика</w:t>
        </w:r>
        <w:r w:rsidR="00AB2905">
          <w:rPr>
            <w:noProof/>
            <w:webHidden/>
          </w:rPr>
          <w:tab/>
        </w:r>
        <w:r w:rsidR="00AB2905">
          <w:rPr>
            <w:noProof/>
            <w:webHidden/>
          </w:rPr>
          <w:fldChar w:fldCharType="begin"/>
        </w:r>
        <w:r w:rsidR="00AB2905">
          <w:rPr>
            <w:noProof/>
            <w:webHidden/>
          </w:rPr>
          <w:instrText xml:space="preserve"> PAGEREF _Toc201085681 \h </w:instrText>
        </w:r>
        <w:r w:rsidR="00AB2905">
          <w:rPr>
            <w:noProof/>
            <w:webHidden/>
          </w:rPr>
        </w:r>
        <w:r w:rsidR="00AB2905">
          <w:rPr>
            <w:noProof/>
            <w:webHidden/>
          </w:rPr>
          <w:fldChar w:fldCharType="separate"/>
        </w:r>
        <w:r w:rsidR="00910784">
          <w:rPr>
            <w:noProof/>
            <w:webHidden/>
          </w:rPr>
          <w:t>26</w:t>
        </w:r>
        <w:r w:rsidR="00AB2905">
          <w:rPr>
            <w:noProof/>
            <w:webHidden/>
          </w:rPr>
          <w:fldChar w:fldCharType="end"/>
        </w:r>
      </w:hyperlink>
    </w:p>
    <w:p w14:paraId="01F70C55" w14:textId="273D1E6E" w:rsidR="00AB2905" w:rsidRDefault="00645141">
      <w:pPr>
        <w:pStyle w:val="TOC3"/>
        <w:tabs>
          <w:tab w:val="right" w:leader="dot" w:pos="9062"/>
        </w:tabs>
        <w:rPr>
          <w:rFonts w:cstheme="minorBidi"/>
          <w:noProof/>
          <w:lang w:val="bg-BG" w:eastAsia="bg-BG"/>
        </w:rPr>
      </w:pPr>
      <w:hyperlink w:anchor="_Toc201085682" w:history="1">
        <w:r w:rsidR="00AB2905" w:rsidRPr="008B2F0C">
          <w:rPr>
            <w:rStyle w:val="Hyperlink"/>
            <w:noProof/>
          </w:rPr>
          <w:t>3.1.2 Blueprints</w:t>
        </w:r>
        <w:r w:rsidR="00AB2905">
          <w:rPr>
            <w:noProof/>
            <w:webHidden/>
          </w:rPr>
          <w:tab/>
        </w:r>
        <w:r w:rsidR="00AB2905">
          <w:rPr>
            <w:noProof/>
            <w:webHidden/>
          </w:rPr>
          <w:fldChar w:fldCharType="begin"/>
        </w:r>
        <w:r w:rsidR="00AB2905">
          <w:rPr>
            <w:noProof/>
            <w:webHidden/>
          </w:rPr>
          <w:instrText xml:space="preserve"> PAGEREF _Toc201085682 \h </w:instrText>
        </w:r>
        <w:r w:rsidR="00AB2905">
          <w:rPr>
            <w:noProof/>
            <w:webHidden/>
          </w:rPr>
        </w:r>
        <w:r w:rsidR="00AB2905">
          <w:rPr>
            <w:noProof/>
            <w:webHidden/>
          </w:rPr>
          <w:fldChar w:fldCharType="separate"/>
        </w:r>
        <w:r w:rsidR="00910784">
          <w:rPr>
            <w:noProof/>
            <w:webHidden/>
          </w:rPr>
          <w:t>27</w:t>
        </w:r>
        <w:r w:rsidR="00AB2905">
          <w:rPr>
            <w:noProof/>
            <w:webHidden/>
          </w:rPr>
          <w:fldChar w:fldCharType="end"/>
        </w:r>
      </w:hyperlink>
    </w:p>
    <w:p w14:paraId="7DA0C310" w14:textId="1AA3320D" w:rsidR="00AB2905" w:rsidRDefault="00645141">
      <w:pPr>
        <w:pStyle w:val="TOC3"/>
        <w:tabs>
          <w:tab w:val="right" w:leader="dot" w:pos="9062"/>
        </w:tabs>
        <w:rPr>
          <w:rFonts w:cstheme="minorBidi"/>
          <w:noProof/>
          <w:lang w:val="bg-BG" w:eastAsia="bg-BG"/>
        </w:rPr>
      </w:pPr>
      <w:hyperlink w:anchor="_Toc201085683" w:history="1">
        <w:r w:rsidR="00AB2905" w:rsidRPr="008B2F0C">
          <w:rPr>
            <w:rStyle w:val="Hyperlink"/>
            <w:noProof/>
          </w:rPr>
          <w:t>3.1.3 Нива в Unreal Engine 4</w:t>
        </w:r>
        <w:r w:rsidR="00AB2905">
          <w:rPr>
            <w:noProof/>
            <w:webHidden/>
          </w:rPr>
          <w:tab/>
        </w:r>
        <w:r w:rsidR="00AB2905">
          <w:rPr>
            <w:noProof/>
            <w:webHidden/>
          </w:rPr>
          <w:fldChar w:fldCharType="begin"/>
        </w:r>
        <w:r w:rsidR="00AB2905">
          <w:rPr>
            <w:noProof/>
            <w:webHidden/>
          </w:rPr>
          <w:instrText xml:space="preserve"> PAGEREF _Toc201085683 \h </w:instrText>
        </w:r>
        <w:r w:rsidR="00AB2905">
          <w:rPr>
            <w:noProof/>
            <w:webHidden/>
          </w:rPr>
        </w:r>
        <w:r w:rsidR="00AB2905">
          <w:rPr>
            <w:noProof/>
            <w:webHidden/>
          </w:rPr>
          <w:fldChar w:fldCharType="separate"/>
        </w:r>
        <w:r w:rsidR="00910784">
          <w:rPr>
            <w:noProof/>
            <w:webHidden/>
          </w:rPr>
          <w:t>29</w:t>
        </w:r>
        <w:r w:rsidR="00AB2905">
          <w:rPr>
            <w:noProof/>
            <w:webHidden/>
          </w:rPr>
          <w:fldChar w:fldCharType="end"/>
        </w:r>
      </w:hyperlink>
    </w:p>
    <w:p w14:paraId="1B6837C5" w14:textId="51927521" w:rsidR="00AB2905" w:rsidRDefault="00645141">
      <w:pPr>
        <w:pStyle w:val="TOC2"/>
        <w:tabs>
          <w:tab w:val="right" w:leader="dot" w:pos="9062"/>
        </w:tabs>
        <w:rPr>
          <w:rFonts w:cstheme="minorBidi"/>
          <w:noProof/>
          <w:lang w:val="bg-BG" w:eastAsia="bg-BG"/>
        </w:rPr>
      </w:pPr>
      <w:hyperlink w:anchor="_Toc201085684" w:history="1">
        <w:r w:rsidR="00AB2905" w:rsidRPr="008B2F0C">
          <w:rPr>
            <w:rStyle w:val="Hyperlink"/>
            <w:noProof/>
          </w:rPr>
          <w:t>3.2 Софтуерната добавка Cesium for Unreal</w:t>
        </w:r>
        <w:r w:rsidR="00AB2905">
          <w:rPr>
            <w:noProof/>
            <w:webHidden/>
          </w:rPr>
          <w:tab/>
        </w:r>
        <w:r w:rsidR="00AB2905">
          <w:rPr>
            <w:noProof/>
            <w:webHidden/>
          </w:rPr>
          <w:fldChar w:fldCharType="begin"/>
        </w:r>
        <w:r w:rsidR="00AB2905">
          <w:rPr>
            <w:noProof/>
            <w:webHidden/>
          </w:rPr>
          <w:instrText xml:space="preserve"> PAGEREF _Toc201085684 \h </w:instrText>
        </w:r>
        <w:r w:rsidR="00AB2905">
          <w:rPr>
            <w:noProof/>
            <w:webHidden/>
          </w:rPr>
        </w:r>
        <w:r w:rsidR="00AB2905">
          <w:rPr>
            <w:noProof/>
            <w:webHidden/>
          </w:rPr>
          <w:fldChar w:fldCharType="separate"/>
        </w:r>
        <w:r w:rsidR="00910784">
          <w:rPr>
            <w:noProof/>
            <w:webHidden/>
          </w:rPr>
          <w:t>30</w:t>
        </w:r>
        <w:r w:rsidR="00AB2905">
          <w:rPr>
            <w:noProof/>
            <w:webHidden/>
          </w:rPr>
          <w:fldChar w:fldCharType="end"/>
        </w:r>
      </w:hyperlink>
    </w:p>
    <w:p w14:paraId="08302F40" w14:textId="0B0A965E" w:rsidR="00AB2905" w:rsidRDefault="00645141">
      <w:pPr>
        <w:pStyle w:val="TOC3"/>
        <w:tabs>
          <w:tab w:val="right" w:leader="dot" w:pos="9062"/>
        </w:tabs>
        <w:rPr>
          <w:rFonts w:cstheme="minorBidi"/>
          <w:noProof/>
          <w:lang w:val="bg-BG" w:eastAsia="bg-BG"/>
        </w:rPr>
      </w:pPr>
      <w:hyperlink w:anchor="_Toc201085685" w:history="1">
        <w:r w:rsidR="00AB2905" w:rsidRPr="008B2F0C">
          <w:rPr>
            <w:rStyle w:val="Hyperlink"/>
            <w:noProof/>
          </w:rPr>
          <w:t>3.2.1 Обща характеристика</w:t>
        </w:r>
        <w:r w:rsidR="00AB2905">
          <w:rPr>
            <w:noProof/>
            <w:webHidden/>
          </w:rPr>
          <w:tab/>
        </w:r>
        <w:r w:rsidR="00AB2905">
          <w:rPr>
            <w:noProof/>
            <w:webHidden/>
          </w:rPr>
          <w:fldChar w:fldCharType="begin"/>
        </w:r>
        <w:r w:rsidR="00AB2905">
          <w:rPr>
            <w:noProof/>
            <w:webHidden/>
          </w:rPr>
          <w:instrText xml:space="preserve"> PAGEREF _Toc201085685 \h </w:instrText>
        </w:r>
        <w:r w:rsidR="00AB2905">
          <w:rPr>
            <w:noProof/>
            <w:webHidden/>
          </w:rPr>
        </w:r>
        <w:r w:rsidR="00AB2905">
          <w:rPr>
            <w:noProof/>
            <w:webHidden/>
          </w:rPr>
          <w:fldChar w:fldCharType="separate"/>
        </w:r>
        <w:r w:rsidR="00910784">
          <w:rPr>
            <w:noProof/>
            <w:webHidden/>
          </w:rPr>
          <w:t>30</w:t>
        </w:r>
        <w:r w:rsidR="00AB2905">
          <w:rPr>
            <w:noProof/>
            <w:webHidden/>
          </w:rPr>
          <w:fldChar w:fldCharType="end"/>
        </w:r>
      </w:hyperlink>
    </w:p>
    <w:p w14:paraId="3B9163F2" w14:textId="5561842C" w:rsidR="00AB2905" w:rsidRDefault="00645141">
      <w:pPr>
        <w:pStyle w:val="TOC3"/>
        <w:tabs>
          <w:tab w:val="right" w:leader="dot" w:pos="9062"/>
        </w:tabs>
        <w:rPr>
          <w:rFonts w:cstheme="minorBidi"/>
          <w:noProof/>
          <w:lang w:val="bg-BG" w:eastAsia="bg-BG"/>
        </w:rPr>
      </w:pPr>
      <w:hyperlink w:anchor="_Toc201085686" w:history="1">
        <w:r w:rsidR="00AB2905" w:rsidRPr="008B2F0C">
          <w:rPr>
            <w:rStyle w:val="Hyperlink"/>
            <w:noProof/>
          </w:rPr>
          <w:t>3.2.2 Генериране на терен</w:t>
        </w:r>
        <w:r w:rsidR="00AB2905">
          <w:rPr>
            <w:noProof/>
            <w:webHidden/>
          </w:rPr>
          <w:tab/>
        </w:r>
        <w:r w:rsidR="00AB2905">
          <w:rPr>
            <w:noProof/>
            <w:webHidden/>
          </w:rPr>
          <w:fldChar w:fldCharType="begin"/>
        </w:r>
        <w:r w:rsidR="00AB2905">
          <w:rPr>
            <w:noProof/>
            <w:webHidden/>
          </w:rPr>
          <w:instrText xml:space="preserve"> PAGEREF _Toc201085686 \h </w:instrText>
        </w:r>
        <w:r w:rsidR="00AB2905">
          <w:rPr>
            <w:noProof/>
            <w:webHidden/>
          </w:rPr>
        </w:r>
        <w:r w:rsidR="00AB2905">
          <w:rPr>
            <w:noProof/>
            <w:webHidden/>
          </w:rPr>
          <w:fldChar w:fldCharType="separate"/>
        </w:r>
        <w:r w:rsidR="00910784">
          <w:rPr>
            <w:noProof/>
            <w:webHidden/>
          </w:rPr>
          <w:t>31</w:t>
        </w:r>
        <w:r w:rsidR="00AB2905">
          <w:rPr>
            <w:noProof/>
            <w:webHidden/>
          </w:rPr>
          <w:fldChar w:fldCharType="end"/>
        </w:r>
      </w:hyperlink>
    </w:p>
    <w:p w14:paraId="53B40F82" w14:textId="5B03BEEC" w:rsidR="00AB2905" w:rsidRDefault="00645141">
      <w:pPr>
        <w:pStyle w:val="TOC3"/>
        <w:tabs>
          <w:tab w:val="right" w:leader="dot" w:pos="9062"/>
        </w:tabs>
        <w:rPr>
          <w:rFonts w:cstheme="minorBidi"/>
          <w:noProof/>
          <w:lang w:val="bg-BG" w:eastAsia="bg-BG"/>
        </w:rPr>
      </w:pPr>
      <w:hyperlink w:anchor="_Toc201085687" w:history="1">
        <w:r w:rsidR="00AB2905" w:rsidRPr="008B2F0C">
          <w:rPr>
            <w:rStyle w:val="Hyperlink"/>
            <w:noProof/>
          </w:rPr>
          <w:t>3.2.3 Поствяне на обект в пространството</w:t>
        </w:r>
        <w:r w:rsidR="00AB2905">
          <w:rPr>
            <w:noProof/>
            <w:webHidden/>
          </w:rPr>
          <w:tab/>
        </w:r>
        <w:r w:rsidR="00AB2905">
          <w:rPr>
            <w:noProof/>
            <w:webHidden/>
          </w:rPr>
          <w:fldChar w:fldCharType="begin"/>
        </w:r>
        <w:r w:rsidR="00AB2905">
          <w:rPr>
            <w:noProof/>
            <w:webHidden/>
          </w:rPr>
          <w:instrText xml:space="preserve"> PAGEREF _Toc201085687 \h </w:instrText>
        </w:r>
        <w:r w:rsidR="00AB2905">
          <w:rPr>
            <w:noProof/>
            <w:webHidden/>
          </w:rPr>
        </w:r>
        <w:r w:rsidR="00AB2905">
          <w:rPr>
            <w:noProof/>
            <w:webHidden/>
          </w:rPr>
          <w:fldChar w:fldCharType="separate"/>
        </w:r>
        <w:r w:rsidR="00910784">
          <w:rPr>
            <w:noProof/>
            <w:webHidden/>
          </w:rPr>
          <w:t>34</w:t>
        </w:r>
        <w:r w:rsidR="00AB2905">
          <w:rPr>
            <w:noProof/>
            <w:webHidden/>
          </w:rPr>
          <w:fldChar w:fldCharType="end"/>
        </w:r>
      </w:hyperlink>
    </w:p>
    <w:p w14:paraId="3DC3CAD7" w14:textId="216866A9"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88" w:history="1">
        <w:r w:rsidR="00AB2905" w:rsidRPr="008B2F0C">
          <w:rPr>
            <w:rStyle w:val="Hyperlink"/>
            <w:noProof/>
          </w:rPr>
          <w:t>Глава 4. Реализация на приложението</w:t>
        </w:r>
        <w:r w:rsidR="00AB2905">
          <w:rPr>
            <w:noProof/>
            <w:webHidden/>
          </w:rPr>
          <w:tab/>
        </w:r>
        <w:r w:rsidR="00AB2905">
          <w:rPr>
            <w:noProof/>
            <w:webHidden/>
          </w:rPr>
          <w:fldChar w:fldCharType="begin"/>
        </w:r>
        <w:r w:rsidR="00AB2905">
          <w:rPr>
            <w:noProof/>
            <w:webHidden/>
          </w:rPr>
          <w:instrText xml:space="preserve"> PAGEREF _Toc201085688 \h </w:instrText>
        </w:r>
        <w:r w:rsidR="00AB2905">
          <w:rPr>
            <w:noProof/>
            <w:webHidden/>
          </w:rPr>
        </w:r>
        <w:r w:rsidR="00AB2905">
          <w:rPr>
            <w:noProof/>
            <w:webHidden/>
          </w:rPr>
          <w:fldChar w:fldCharType="separate"/>
        </w:r>
        <w:r w:rsidR="00910784">
          <w:rPr>
            <w:noProof/>
            <w:webHidden/>
          </w:rPr>
          <w:t>37</w:t>
        </w:r>
        <w:r w:rsidR="00AB2905">
          <w:rPr>
            <w:noProof/>
            <w:webHidden/>
          </w:rPr>
          <w:fldChar w:fldCharType="end"/>
        </w:r>
      </w:hyperlink>
    </w:p>
    <w:p w14:paraId="1B496111" w14:textId="0664B276" w:rsidR="00AB2905" w:rsidRDefault="00645141">
      <w:pPr>
        <w:pStyle w:val="TOC2"/>
        <w:tabs>
          <w:tab w:val="right" w:leader="dot" w:pos="9062"/>
        </w:tabs>
        <w:rPr>
          <w:rFonts w:cstheme="minorBidi"/>
          <w:noProof/>
          <w:lang w:val="bg-BG" w:eastAsia="bg-BG"/>
        </w:rPr>
      </w:pPr>
      <w:hyperlink w:anchor="_Toc201085689" w:history="1">
        <w:r w:rsidR="00AB2905" w:rsidRPr="008B2F0C">
          <w:rPr>
            <w:rStyle w:val="Hyperlink"/>
            <w:noProof/>
          </w:rPr>
          <w:t>4.1 Фаза на анализ и планиране</w:t>
        </w:r>
        <w:r w:rsidR="00AB2905">
          <w:rPr>
            <w:noProof/>
            <w:webHidden/>
          </w:rPr>
          <w:tab/>
        </w:r>
        <w:r w:rsidR="00AB2905">
          <w:rPr>
            <w:noProof/>
            <w:webHidden/>
          </w:rPr>
          <w:fldChar w:fldCharType="begin"/>
        </w:r>
        <w:r w:rsidR="00AB2905">
          <w:rPr>
            <w:noProof/>
            <w:webHidden/>
          </w:rPr>
          <w:instrText xml:space="preserve"> PAGEREF _Toc201085689 \h </w:instrText>
        </w:r>
        <w:r w:rsidR="00AB2905">
          <w:rPr>
            <w:noProof/>
            <w:webHidden/>
          </w:rPr>
        </w:r>
        <w:r w:rsidR="00AB2905">
          <w:rPr>
            <w:noProof/>
            <w:webHidden/>
          </w:rPr>
          <w:fldChar w:fldCharType="separate"/>
        </w:r>
        <w:r w:rsidR="00910784">
          <w:rPr>
            <w:noProof/>
            <w:webHidden/>
          </w:rPr>
          <w:t>38</w:t>
        </w:r>
        <w:r w:rsidR="00AB2905">
          <w:rPr>
            <w:noProof/>
            <w:webHidden/>
          </w:rPr>
          <w:fldChar w:fldCharType="end"/>
        </w:r>
      </w:hyperlink>
    </w:p>
    <w:p w14:paraId="691D7D2D" w14:textId="23265243" w:rsidR="00AB2905" w:rsidRDefault="00645141">
      <w:pPr>
        <w:pStyle w:val="TOC2"/>
        <w:tabs>
          <w:tab w:val="right" w:leader="dot" w:pos="9062"/>
        </w:tabs>
        <w:rPr>
          <w:rFonts w:cstheme="minorBidi"/>
          <w:noProof/>
          <w:lang w:val="bg-BG" w:eastAsia="bg-BG"/>
        </w:rPr>
      </w:pPr>
      <w:hyperlink w:anchor="_Toc201085690" w:history="1">
        <w:r w:rsidR="00AB2905" w:rsidRPr="008B2F0C">
          <w:rPr>
            <w:rStyle w:val="Hyperlink"/>
            <w:noProof/>
          </w:rPr>
          <w:t>4.2 Фаза на проектиране</w:t>
        </w:r>
        <w:r w:rsidR="00AB2905">
          <w:rPr>
            <w:noProof/>
            <w:webHidden/>
          </w:rPr>
          <w:tab/>
        </w:r>
        <w:r w:rsidR="00AB2905">
          <w:rPr>
            <w:noProof/>
            <w:webHidden/>
          </w:rPr>
          <w:fldChar w:fldCharType="begin"/>
        </w:r>
        <w:r w:rsidR="00AB2905">
          <w:rPr>
            <w:noProof/>
            <w:webHidden/>
          </w:rPr>
          <w:instrText xml:space="preserve"> PAGEREF _Toc201085690 \h </w:instrText>
        </w:r>
        <w:r w:rsidR="00AB2905">
          <w:rPr>
            <w:noProof/>
            <w:webHidden/>
          </w:rPr>
        </w:r>
        <w:r w:rsidR="00AB2905">
          <w:rPr>
            <w:noProof/>
            <w:webHidden/>
          </w:rPr>
          <w:fldChar w:fldCharType="separate"/>
        </w:r>
        <w:r w:rsidR="00910784">
          <w:rPr>
            <w:noProof/>
            <w:webHidden/>
          </w:rPr>
          <w:t>38</w:t>
        </w:r>
        <w:r w:rsidR="00AB2905">
          <w:rPr>
            <w:noProof/>
            <w:webHidden/>
          </w:rPr>
          <w:fldChar w:fldCharType="end"/>
        </w:r>
      </w:hyperlink>
    </w:p>
    <w:p w14:paraId="2B580370" w14:textId="6730CB29" w:rsidR="00AB2905" w:rsidRDefault="00645141">
      <w:pPr>
        <w:pStyle w:val="TOC2"/>
        <w:tabs>
          <w:tab w:val="right" w:leader="dot" w:pos="9062"/>
        </w:tabs>
        <w:rPr>
          <w:rFonts w:cstheme="minorBidi"/>
          <w:noProof/>
          <w:lang w:val="bg-BG" w:eastAsia="bg-BG"/>
        </w:rPr>
      </w:pPr>
      <w:hyperlink w:anchor="_Toc201085691" w:history="1">
        <w:r w:rsidR="00AB2905" w:rsidRPr="008B2F0C">
          <w:rPr>
            <w:rStyle w:val="Hyperlink"/>
            <w:noProof/>
          </w:rPr>
          <w:t>4.3 Фаза на разработване</w:t>
        </w:r>
        <w:r w:rsidR="00AB2905">
          <w:rPr>
            <w:noProof/>
            <w:webHidden/>
          </w:rPr>
          <w:tab/>
        </w:r>
        <w:r w:rsidR="00AB2905">
          <w:rPr>
            <w:noProof/>
            <w:webHidden/>
          </w:rPr>
          <w:fldChar w:fldCharType="begin"/>
        </w:r>
        <w:r w:rsidR="00AB2905">
          <w:rPr>
            <w:noProof/>
            <w:webHidden/>
          </w:rPr>
          <w:instrText xml:space="preserve"> PAGEREF _Toc201085691 \h </w:instrText>
        </w:r>
        <w:r w:rsidR="00AB2905">
          <w:rPr>
            <w:noProof/>
            <w:webHidden/>
          </w:rPr>
        </w:r>
        <w:r w:rsidR="00AB2905">
          <w:rPr>
            <w:noProof/>
            <w:webHidden/>
          </w:rPr>
          <w:fldChar w:fldCharType="separate"/>
        </w:r>
        <w:r w:rsidR="00910784">
          <w:rPr>
            <w:noProof/>
            <w:webHidden/>
          </w:rPr>
          <w:t>39</w:t>
        </w:r>
        <w:r w:rsidR="00AB2905">
          <w:rPr>
            <w:noProof/>
            <w:webHidden/>
          </w:rPr>
          <w:fldChar w:fldCharType="end"/>
        </w:r>
      </w:hyperlink>
    </w:p>
    <w:p w14:paraId="6A889C3A" w14:textId="4622023D" w:rsidR="00AB2905" w:rsidRDefault="00645141">
      <w:pPr>
        <w:pStyle w:val="TOC3"/>
        <w:tabs>
          <w:tab w:val="right" w:leader="dot" w:pos="9062"/>
        </w:tabs>
        <w:rPr>
          <w:rFonts w:cstheme="minorBidi"/>
          <w:noProof/>
          <w:lang w:val="bg-BG" w:eastAsia="bg-BG"/>
        </w:rPr>
      </w:pPr>
      <w:hyperlink w:anchor="_Toc201085692" w:history="1">
        <w:r w:rsidR="00AB2905" w:rsidRPr="008B2F0C">
          <w:rPr>
            <w:rStyle w:val="Hyperlink"/>
            <w:noProof/>
          </w:rPr>
          <w:t>4.3.1 Реализация на сървър с Python</w:t>
        </w:r>
        <w:r w:rsidR="00AB2905">
          <w:rPr>
            <w:noProof/>
            <w:webHidden/>
          </w:rPr>
          <w:tab/>
        </w:r>
        <w:r w:rsidR="00AB2905">
          <w:rPr>
            <w:noProof/>
            <w:webHidden/>
          </w:rPr>
          <w:fldChar w:fldCharType="begin"/>
        </w:r>
        <w:r w:rsidR="00AB2905">
          <w:rPr>
            <w:noProof/>
            <w:webHidden/>
          </w:rPr>
          <w:instrText xml:space="preserve"> PAGEREF _Toc201085692 \h </w:instrText>
        </w:r>
        <w:r w:rsidR="00AB2905">
          <w:rPr>
            <w:noProof/>
            <w:webHidden/>
          </w:rPr>
        </w:r>
        <w:r w:rsidR="00AB2905">
          <w:rPr>
            <w:noProof/>
            <w:webHidden/>
          </w:rPr>
          <w:fldChar w:fldCharType="separate"/>
        </w:r>
        <w:r w:rsidR="00910784">
          <w:rPr>
            <w:noProof/>
            <w:webHidden/>
          </w:rPr>
          <w:t>40</w:t>
        </w:r>
        <w:r w:rsidR="00AB2905">
          <w:rPr>
            <w:noProof/>
            <w:webHidden/>
          </w:rPr>
          <w:fldChar w:fldCharType="end"/>
        </w:r>
      </w:hyperlink>
    </w:p>
    <w:p w14:paraId="15DE5449" w14:textId="62AEC9DB" w:rsidR="00AB2905" w:rsidRDefault="00645141">
      <w:pPr>
        <w:pStyle w:val="TOC2"/>
        <w:tabs>
          <w:tab w:val="right" w:leader="dot" w:pos="9062"/>
        </w:tabs>
        <w:rPr>
          <w:rFonts w:cstheme="minorBidi"/>
          <w:noProof/>
          <w:lang w:val="bg-BG" w:eastAsia="bg-BG"/>
        </w:rPr>
      </w:pPr>
      <w:hyperlink w:anchor="_Toc201085693" w:history="1">
        <w:r w:rsidR="00AB2905" w:rsidRPr="008B2F0C">
          <w:rPr>
            <w:rStyle w:val="Hyperlink"/>
            <w:noProof/>
          </w:rPr>
          <w:t>4.4 Фаза на тестване</w:t>
        </w:r>
        <w:r w:rsidR="00AB2905">
          <w:rPr>
            <w:noProof/>
            <w:webHidden/>
          </w:rPr>
          <w:tab/>
        </w:r>
        <w:r w:rsidR="00AB2905">
          <w:rPr>
            <w:noProof/>
            <w:webHidden/>
          </w:rPr>
          <w:fldChar w:fldCharType="begin"/>
        </w:r>
        <w:r w:rsidR="00AB2905">
          <w:rPr>
            <w:noProof/>
            <w:webHidden/>
          </w:rPr>
          <w:instrText xml:space="preserve"> PAGEREF _Toc201085693 \h </w:instrText>
        </w:r>
        <w:r w:rsidR="00AB2905">
          <w:rPr>
            <w:noProof/>
            <w:webHidden/>
          </w:rPr>
        </w:r>
        <w:r w:rsidR="00AB2905">
          <w:rPr>
            <w:noProof/>
            <w:webHidden/>
          </w:rPr>
          <w:fldChar w:fldCharType="separate"/>
        </w:r>
        <w:r w:rsidR="00910784">
          <w:rPr>
            <w:noProof/>
            <w:webHidden/>
          </w:rPr>
          <w:t>47</w:t>
        </w:r>
        <w:r w:rsidR="00AB2905">
          <w:rPr>
            <w:noProof/>
            <w:webHidden/>
          </w:rPr>
          <w:fldChar w:fldCharType="end"/>
        </w:r>
      </w:hyperlink>
    </w:p>
    <w:p w14:paraId="0D5427A0" w14:textId="41F1E57B"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94" w:history="1">
        <w:r w:rsidR="00AB2905" w:rsidRPr="008B2F0C">
          <w:rPr>
            <w:rStyle w:val="Hyperlink"/>
            <w:noProof/>
          </w:rPr>
          <w:t>Заключение</w:t>
        </w:r>
        <w:r w:rsidR="00AB2905">
          <w:rPr>
            <w:noProof/>
            <w:webHidden/>
          </w:rPr>
          <w:tab/>
        </w:r>
        <w:r w:rsidR="00AB2905">
          <w:rPr>
            <w:noProof/>
            <w:webHidden/>
          </w:rPr>
          <w:fldChar w:fldCharType="begin"/>
        </w:r>
        <w:r w:rsidR="00AB2905">
          <w:rPr>
            <w:noProof/>
            <w:webHidden/>
          </w:rPr>
          <w:instrText xml:space="preserve"> PAGEREF _Toc201085694 \h </w:instrText>
        </w:r>
        <w:r w:rsidR="00AB2905">
          <w:rPr>
            <w:noProof/>
            <w:webHidden/>
          </w:rPr>
        </w:r>
        <w:r w:rsidR="00AB2905">
          <w:rPr>
            <w:noProof/>
            <w:webHidden/>
          </w:rPr>
          <w:fldChar w:fldCharType="separate"/>
        </w:r>
        <w:r w:rsidR="00910784">
          <w:rPr>
            <w:noProof/>
            <w:webHidden/>
          </w:rPr>
          <w:t>48</w:t>
        </w:r>
        <w:r w:rsidR="00AB2905">
          <w:rPr>
            <w:noProof/>
            <w:webHidden/>
          </w:rPr>
          <w:fldChar w:fldCharType="end"/>
        </w:r>
      </w:hyperlink>
    </w:p>
    <w:p w14:paraId="7080D3F4" w14:textId="527697FD"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95" w:history="1">
        <w:r w:rsidR="00AB2905" w:rsidRPr="008B2F0C">
          <w:rPr>
            <w:rStyle w:val="Hyperlink"/>
            <w:noProof/>
          </w:rPr>
          <w:t>Авторска справка за приносите</w:t>
        </w:r>
        <w:r w:rsidR="00AB2905">
          <w:rPr>
            <w:noProof/>
            <w:webHidden/>
          </w:rPr>
          <w:tab/>
        </w:r>
        <w:r w:rsidR="00AB2905">
          <w:rPr>
            <w:noProof/>
            <w:webHidden/>
          </w:rPr>
          <w:fldChar w:fldCharType="begin"/>
        </w:r>
        <w:r w:rsidR="00AB2905">
          <w:rPr>
            <w:noProof/>
            <w:webHidden/>
          </w:rPr>
          <w:instrText xml:space="preserve"> PAGEREF _Toc201085695 \h </w:instrText>
        </w:r>
        <w:r w:rsidR="00AB2905">
          <w:rPr>
            <w:noProof/>
            <w:webHidden/>
          </w:rPr>
        </w:r>
        <w:r w:rsidR="00AB2905">
          <w:rPr>
            <w:noProof/>
            <w:webHidden/>
          </w:rPr>
          <w:fldChar w:fldCharType="separate"/>
        </w:r>
        <w:r w:rsidR="00910784">
          <w:rPr>
            <w:noProof/>
            <w:webHidden/>
          </w:rPr>
          <w:t>48</w:t>
        </w:r>
        <w:r w:rsidR="00AB2905">
          <w:rPr>
            <w:noProof/>
            <w:webHidden/>
          </w:rPr>
          <w:fldChar w:fldCharType="end"/>
        </w:r>
      </w:hyperlink>
    </w:p>
    <w:p w14:paraId="195025A3" w14:textId="7C43707C"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96" w:history="1">
        <w:r w:rsidR="00AB2905" w:rsidRPr="008B2F0C">
          <w:rPr>
            <w:rStyle w:val="Hyperlink"/>
            <w:noProof/>
          </w:rPr>
          <w:t>Перспективи за бъдещо развитие</w:t>
        </w:r>
        <w:r w:rsidR="00AB2905">
          <w:rPr>
            <w:noProof/>
            <w:webHidden/>
          </w:rPr>
          <w:tab/>
        </w:r>
        <w:r w:rsidR="00AB2905">
          <w:rPr>
            <w:noProof/>
            <w:webHidden/>
          </w:rPr>
          <w:fldChar w:fldCharType="begin"/>
        </w:r>
        <w:r w:rsidR="00AB2905">
          <w:rPr>
            <w:noProof/>
            <w:webHidden/>
          </w:rPr>
          <w:instrText xml:space="preserve"> PAGEREF _Toc201085696 \h </w:instrText>
        </w:r>
        <w:r w:rsidR="00AB2905">
          <w:rPr>
            <w:noProof/>
            <w:webHidden/>
          </w:rPr>
        </w:r>
        <w:r w:rsidR="00AB2905">
          <w:rPr>
            <w:noProof/>
            <w:webHidden/>
          </w:rPr>
          <w:fldChar w:fldCharType="separate"/>
        </w:r>
        <w:r w:rsidR="00910784">
          <w:rPr>
            <w:noProof/>
            <w:webHidden/>
          </w:rPr>
          <w:t>49</w:t>
        </w:r>
        <w:r w:rsidR="00AB2905">
          <w:rPr>
            <w:noProof/>
            <w:webHidden/>
          </w:rPr>
          <w:fldChar w:fldCharType="end"/>
        </w:r>
      </w:hyperlink>
    </w:p>
    <w:p w14:paraId="32C0AA91" w14:textId="11BAA9B4" w:rsidR="00AB2905" w:rsidRDefault="00645141">
      <w:pPr>
        <w:pStyle w:val="TOC1"/>
        <w:tabs>
          <w:tab w:val="right" w:leader="dot" w:pos="9062"/>
        </w:tabs>
        <w:rPr>
          <w:rFonts w:asciiTheme="minorHAnsi" w:eastAsiaTheme="minorEastAsia" w:hAnsiTheme="minorHAnsi" w:cstheme="minorBidi"/>
          <w:noProof/>
          <w:color w:val="auto"/>
          <w:sz w:val="22"/>
        </w:rPr>
      </w:pPr>
      <w:hyperlink w:anchor="_Toc201085697" w:history="1">
        <w:r w:rsidR="00AB2905" w:rsidRPr="008B2F0C">
          <w:rPr>
            <w:rStyle w:val="Hyperlink"/>
            <w:noProof/>
          </w:rPr>
          <w:t>Библиография</w:t>
        </w:r>
        <w:r w:rsidR="00AB2905">
          <w:rPr>
            <w:noProof/>
            <w:webHidden/>
          </w:rPr>
          <w:tab/>
        </w:r>
        <w:r w:rsidR="00AB2905">
          <w:rPr>
            <w:noProof/>
            <w:webHidden/>
          </w:rPr>
          <w:fldChar w:fldCharType="begin"/>
        </w:r>
        <w:r w:rsidR="00AB2905">
          <w:rPr>
            <w:noProof/>
            <w:webHidden/>
          </w:rPr>
          <w:instrText xml:space="preserve"> PAGEREF _Toc201085697 \h </w:instrText>
        </w:r>
        <w:r w:rsidR="00AB2905">
          <w:rPr>
            <w:noProof/>
            <w:webHidden/>
          </w:rPr>
        </w:r>
        <w:r w:rsidR="00AB2905">
          <w:rPr>
            <w:noProof/>
            <w:webHidden/>
          </w:rPr>
          <w:fldChar w:fldCharType="separate"/>
        </w:r>
        <w:r w:rsidR="00910784">
          <w:rPr>
            <w:noProof/>
            <w:webHidden/>
          </w:rPr>
          <w:t>50</w:t>
        </w:r>
        <w:r w:rsidR="00AB2905">
          <w:rPr>
            <w:noProof/>
            <w:webHidden/>
          </w:rPr>
          <w:fldChar w:fldCharType="end"/>
        </w:r>
      </w:hyperlink>
    </w:p>
    <w:p w14:paraId="021C4A1E" w14:textId="3B8A9096" w:rsidR="00362946" w:rsidRDefault="00362946" w:rsidP="00C703B1">
      <w:pPr>
        <w:pStyle w:val="Heading1"/>
      </w:pPr>
      <w:r>
        <w:rPr>
          <w:sz w:val="28"/>
          <w:szCs w:val="28"/>
        </w:rPr>
        <w:fldChar w:fldCharType="end"/>
      </w:r>
      <w:bookmarkStart w:id="5" w:name="_Toc201085663"/>
      <w:r>
        <w:t>Списък на фигурите</w:t>
      </w:r>
      <w:bookmarkEnd w:id="5"/>
    </w:p>
    <w:p w14:paraId="5DDC56BF" w14:textId="1C4B7820" w:rsidR="00DD40CA" w:rsidRDefault="005C0641">
      <w:pPr>
        <w:pStyle w:val="TableofFigures"/>
        <w:tabs>
          <w:tab w:val="right" w:leader="dot" w:pos="9062"/>
        </w:tabs>
        <w:rPr>
          <w:rFonts w:asciiTheme="minorHAnsi" w:eastAsiaTheme="minorEastAsia" w:hAnsiTheme="minorHAnsi" w:cstheme="minorBidi"/>
          <w:noProof/>
          <w:color w:val="auto"/>
          <w:sz w:val="22"/>
        </w:rPr>
      </w:pPr>
      <w:r>
        <w:fldChar w:fldCharType="begin"/>
      </w:r>
      <w:r>
        <w:instrText xml:space="preserve"> TOC \h \z \c "Фигура" </w:instrText>
      </w:r>
      <w:r>
        <w:fldChar w:fldCharType="separate"/>
      </w:r>
      <w:hyperlink w:anchor="_Toc201085376" w:history="1">
        <w:r w:rsidR="00DD40CA" w:rsidRPr="00D14985">
          <w:rPr>
            <w:rStyle w:val="Hyperlink"/>
            <w:noProof/>
          </w:rPr>
          <w:t>Фигура 1</w:t>
        </w:r>
        <w:r w:rsidR="00DD40CA" w:rsidRPr="00D14985">
          <w:rPr>
            <w:rStyle w:val="Hyperlink"/>
            <w:noProof/>
            <w:lang w:val="en-US"/>
          </w:rPr>
          <w:t>:</w:t>
        </w:r>
        <w:r w:rsidR="00DD40CA" w:rsidRPr="00D14985">
          <w:rPr>
            <w:rStyle w:val="Hyperlink"/>
            <w:noProof/>
          </w:rPr>
          <w:t xml:space="preserve"> Изглед преди и след свързване на дрон към </w:t>
        </w:r>
        <w:r w:rsidR="00DD40CA" w:rsidRPr="00D14985">
          <w:rPr>
            <w:rStyle w:val="Hyperlink"/>
            <w:noProof/>
            <w:lang w:val="en-US"/>
          </w:rPr>
          <w:t>Mission Planner</w:t>
        </w:r>
        <w:r w:rsidR="00DD40CA">
          <w:rPr>
            <w:noProof/>
            <w:webHidden/>
          </w:rPr>
          <w:tab/>
        </w:r>
        <w:r w:rsidR="00DD40CA">
          <w:rPr>
            <w:noProof/>
            <w:webHidden/>
          </w:rPr>
          <w:fldChar w:fldCharType="begin"/>
        </w:r>
        <w:r w:rsidR="00DD40CA">
          <w:rPr>
            <w:noProof/>
            <w:webHidden/>
          </w:rPr>
          <w:instrText xml:space="preserve"> PAGEREF _Toc201085376 \h </w:instrText>
        </w:r>
        <w:r w:rsidR="00DD40CA">
          <w:rPr>
            <w:noProof/>
            <w:webHidden/>
          </w:rPr>
        </w:r>
        <w:r w:rsidR="00DD40CA">
          <w:rPr>
            <w:noProof/>
            <w:webHidden/>
          </w:rPr>
          <w:fldChar w:fldCharType="separate"/>
        </w:r>
        <w:r w:rsidR="00910784">
          <w:rPr>
            <w:noProof/>
            <w:webHidden/>
          </w:rPr>
          <w:t>12</w:t>
        </w:r>
        <w:r w:rsidR="00DD40CA">
          <w:rPr>
            <w:noProof/>
            <w:webHidden/>
          </w:rPr>
          <w:fldChar w:fldCharType="end"/>
        </w:r>
      </w:hyperlink>
    </w:p>
    <w:p w14:paraId="68F8BBF2" w14:textId="006CAEA1" w:rsidR="00DD40CA" w:rsidRDefault="00645141">
      <w:pPr>
        <w:pStyle w:val="TableofFigures"/>
        <w:tabs>
          <w:tab w:val="right" w:leader="dot" w:pos="9062"/>
        </w:tabs>
        <w:rPr>
          <w:rFonts w:asciiTheme="minorHAnsi" w:eastAsiaTheme="minorEastAsia" w:hAnsiTheme="minorHAnsi" w:cstheme="minorBidi"/>
          <w:noProof/>
          <w:color w:val="auto"/>
          <w:sz w:val="22"/>
        </w:rPr>
      </w:pPr>
      <w:hyperlink r:id="rId11" w:anchor="_Toc201085377" w:history="1">
        <w:r w:rsidR="00DD40CA" w:rsidRPr="00D14985">
          <w:rPr>
            <w:rStyle w:val="Hyperlink"/>
            <w:noProof/>
          </w:rPr>
          <w:t>Фигура 2</w:t>
        </w:r>
        <w:r w:rsidR="00DD40CA" w:rsidRPr="00D14985">
          <w:rPr>
            <w:rStyle w:val="Hyperlink"/>
            <w:noProof/>
            <w:lang w:val="en-US"/>
          </w:rPr>
          <w:t xml:space="preserve">: </w:t>
        </w:r>
        <w:r w:rsidR="00DD40CA" w:rsidRPr="00D14985">
          <w:rPr>
            <w:rStyle w:val="Hyperlink"/>
            <w:noProof/>
          </w:rPr>
          <w:t>Прозорецът "Flight Paln"</w:t>
        </w:r>
        <w:r w:rsidR="00DD40CA">
          <w:rPr>
            <w:noProof/>
            <w:webHidden/>
          </w:rPr>
          <w:tab/>
        </w:r>
        <w:r w:rsidR="00DD40CA">
          <w:rPr>
            <w:noProof/>
            <w:webHidden/>
          </w:rPr>
          <w:fldChar w:fldCharType="begin"/>
        </w:r>
        <w:r w:rsidR="00DD40CA">
          <w:rPr>
            <w:noProof/>
            <w:webHidden/>
          </w:rPr>
          <w:instrText xml:space="preserve"> PAGEREF _Toc201085377 \h </w:instrText>
        </w:r>
        <w:r w:rsidR="00DD40CA">
          <w:rPr>
            <w:noProof/>
            <w:webHidden/>
          </w:rPr>
        </w:r>
        <w:r w:rsidR="00DD40CA">
          <w:rPr>
            <w:noProof/>
            <w:webHidden/>
          </w:rPr>
          <w:fldChar w:fldCharType="separate"/>
        </w:r>
        <w:r w:rsidR="00910784">
          <w:rPr>
            <w:noProof/>
            <w:webHidden/>
          </w:rPr>
          <w:t>13</w:t>
        </w:r>
        <w:r w:rsidR="00DD40CA">
          <w:rPr>
            <w:noProof/>
            <w:webHidden/>
          </w:rPr>
          <w:fldChar w:fldCharType="end"/>
        </w:r>
      </w:hyperlink>
    </w:p>
    <w:p w14:paraId="294F1599" w14:textId="53307495" w:rsidR="00DD40CA" w:rsidRDefault="00645141">
      <w:pPr>
        <w:pStyle w:val="TableofFigures"/>
        <w:tabs>
          <w:tab w:val="right" w:leader="dot" w:pos="9062"/>
        </w:tabs>
        <w:rPr>
          <w:rFonts w:asciiTheme="minorHAnsi" w:eastAsiaTheme="minorEastAsia" w:hAnsiTheme="minorHAnsi" w:cstheme="minorBidi"/>
          <w:noProof/>
          <w:color w:val="auto"/>
          <w:sz w:val="22"/>
        </w:rPr>
      </w:pPr>
      <w:hyperlink r:id="rId12" w:anchor="_Toc201085378" w:history="1">
        <w:r w:rsidR="00DD40CA" w:rsidRPr="00D14985">
          <w:rPr>
            <w:rStyle w:val="Hyperlink"/>
            <w:noProof/>
          </w:rPr>
          <w:t>Фигура 3</w:t>
        </w:r>
        <w:r w:rsidR="00DD40CA" w:rsidRPr="00D14985">
          <w:rPr>
            <w:rStyle w:val="Hyperlink"/>
            <w:noProof/>
            <w:lang w:val="en-US"/>
          </w:rPr>
          <w:t>:</w:t>
        </w:r>
        <w:r w:rsidR="00DD40CA" w:rsidRPr="00D14985">
          <w:rPr>
            <w:rStyle w:val="Hyperlink"/>
            <w:noProof/>
          </w:rPr>
          <w:t xml:space="preserve"> Автоматично генерирана мисия чрез вградената опция на Mission Planner</w:t>
        </w:r>
        <w:r w:rsidR="00DD40CA">
          <w:rPr>
            <w:noProof/>
            <w:webHidden/>
          </w:rPr>
          <w:tab/>
        </w:r>
        <w:r w:rsidR="00DD40CA">
          <w:rPr>
            <w:noProof/>
            <w:webHidden/>
          </w:rPr>
          <w:fldChar w:fldCharType="begin"/>
        </w:r>
        <w:r w:rsidR="00DD40CA">
          <w:rPr>
            <w:noProof/>
            <w:webHidden/>
          </w:rPr>
          <w:instrText xml:space="preserve"> PAGEREF _Toc201085378 \h </w:instrText>
        </w:r>
        <w:r w:rsidR="00DD40CA">
          <w:rPr>
            <w:noProof/>
            <w:webHidden/>
          </w:rPr>
        </w:r>
        <w:r w:rsidR="00DD40CA">
          <w:rPr>
            <w:noProof/>
            <w:webHidden/>
          </w:rPr>
          <w:fldChar w:fldCharType="separate"/>
        </w:r>
        <w:r w:rsidR="00910784">
          <w:rPr>
            <w:noProof/>
            <w:webHidden/>
          </w:rPr>
          <w:t>14</w:t>
        </w:r>
        <w:r w:rsidR="00DD40CA">
          <w:rPr>
            <w:noProof/>
            <w:webHidden/>
          </w:rPr>
          <w:fldChar w:fldCharType="end"/>
        </w:r>
      </w:hyperlink>
    </w:p>
    <w:p w14:paraId="59FC4A86" w14:textId="54F14AC3" w:rsidR="00DD40CA" w:rsidRDefault="00645141">
      <w:pPr>
        <w:pStyle w:val="TableofFigures"/>
        <w:tabs>
          <w:tab w:val="right" w:leader="dot" w:pos="9062"/>
        </w:tabs>
        <w:rPr>
          <w:rFonts w:asciiTheme="minorHAnsi" w:eastAsiaTheme="minorEastAsia" w:hAnsiTheme="minorHAnsi" w:cstheme="minorBidi"/>
          <w:noProof/>
          <w:color w:val="auto"/>
          <w:sz w:val="22"/>
        </w:rPr>
      </w:pPr>
      <w:hyperlink r:id="rId13" w:anchor="_Toc201085379" w:history="1">
        <w:r w:rsidR="00DD40CA" w:rsidRPr="00D14985">
          <w:rPr>
            <w:rStyle w:val="Hyperlink"/>
            <w:noProof/>
          </w:rPr>
          <w:t>Фигура 4</w:t>
        </w:r>
        <w:r w:rsidR="00DD40CA" w:rsidRPr="00D14985">
          <w:rPr>
            <w:rStyle w:val="Hyperlink"/>
            <w:noProof/>
            <w:lang w:val="en-US"/>
          </w:rPr>
          <w:t>:</w:t>
        </w:r>
        <w:r w:rsidR="00DD40CA" w:rsidRPr="00D14985">
          <w:rPr>
            <w:rStyle w:val="Hyperlink"/>
            <w:noProof/>
          </w:rPr>
          <w:t xml:space="preserve"> Командата "LOITER_TURNS"</w:t>
        </w:r>
        <w:r w:rsidR="00DD40CA" w:rsidRPr="00D14985">
          <w:rPr>
            <w:rStyle w:val="Hyperlink"/>
            <w:noProof/>
            <w:lang w:val="en-US"/>
          </w:rPr>
          <w:t xml:space="preserve"> </w:t>
        </w:r>
        <w:r w:rsidR="00DD40CA" w:rsidRPr="00D14985">
          <w:rPr>
            <w:rStyle w:val="Hyperlink"/>
            <w:noProof/>
          </w:rPr>
          <w:t>добавя информация за броя на обиколките, посоката и местоположението, около което летателният апарат трябва да се задържи.</w:t>
        </w:r>
        <w:r w:rsidR="00DD40CA">
          <w:rPr>
            <w:noProof/>
            <w:webHidden/>
          </w:rPr>
          <w:tab/>
        </w:r>
        <w:r w:rsidR="00DD40CA">
          <w:rPr>
            <w:noProof/>
            <w:webHidden/>
          </w:rPr>
          <w:fldChar w:fldCharType="begin"/>
        </w:r>
        <w:r w:rsidR="00DD40CA">
          <w:rPr>
            <w:noProof/>
            <w:webHidden/>
          </w:rPr>
          <w:instrText xml:space="preserve"> PAGEREF _Toc201085379 \h </w:instrText>
        </w:r>
        <w:r w:rsidR="00DD40CA">
          <w:rPr>
            <w:noProof/>
            <w:webHidden/>
          </w:rPr>
        </w:r>
        <w:r w:rsidR="00DD40CA">
          <w:rPr>
            <w:noProof/>
            <w:webHidden/>
          </w:rPr>
          <w:fldChar w:fldCharType="separate"/>
        </w:r>
        <w:r w:rsidR="00910784">
          <w:rPr>
            <w:noProof/>
            <w:webHidden/>
          </w:rPr>
          <w:t>15</w:t>
        </w:r>
        <w:r w:rsidR="00DD40CA">
          <w:rPr>
            <w:noProof/>
            <w:webHidden/>
          </w:rPr>
          <w:fldChar w:fldCharType="end"/>
        </w:r>
      </w:hyperlink>
    </w:p>
    <w:p w14:paraId="3EC3DC82" w14:textId="4392447C"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0" w:history="1">
        <w:r w:rsidR="00DD40CA" w:rsidRPr="00D14985">
          <w:rPr>
            <w:rStyle w:val="Hyperlink"/>
            <w:noProof/>
          </w:rPr>
          <w:t>Фигура 5</w:t>
        </w:r>
        <w:r w:rsidR="00DD40CA" w:rsidRPr="00D14985">
          <w:rPr>
            <w:rStyle w:val="Hyperlink"/>
            <w:noProof/>
            <w:lang w:val="en-US"/>
          </w:rPr>
          <w:t>: MavLink v1. Структура на изпратеното съобщение</w:t>
        </w:r>
        <w:r w:rsidR="00DD40CA">
          <w:rPr>
            <w:noProof/>
            <w:webHidden/>
          </w:rPr>
          <w:tab/>
        </w:r>
        <w:r w:rsidR="00DD40CA">
          <w:rPr>
            <w:noProof/>
            <w:webHidden/>
          </w:rPr>
          <w:fldChar w:fldCharType="begin"/>
        </w:r>
        <w:r w:rsidR="00DD40CA">
          <w:rPr>
            <w:noProof/>
            <w:webHidden/>
          </w:rPr>
          <w:instrText xml:space="preserve"> PAGEREF _Toc201085380 \h </w:instrText>
        </w:r>
        <w:r w:rsidR="00DD40CA">
          <w:rPr>
            <w:noProof/>
            <w:webHidden/>
          </w:rPr>
        </w:r>
        <w:r w:rsidR="00DD40CA">
          <w:rPr>
            <w:noProof/>
            <w:webHidden/>
          </w:rPr>
          <w:fldChar w:fldCharType="separate"/>
        </w:r>
        <w:r w:rsidR="00910784">
          <w:rPr>
            <w:noProof/>
            <w:webHidden/>
          </w:rPr>
          <w:t>17</w:t>
        </w:r>
        <w:r w:rsidR="00DD40CA">
          <w:rPr>
            <w:noProof/>
            <w:webHidden/>
          </w:rPr>
          <w:fldChar w:fldCharType="end"/>
        </w:r>
      </w:hyperlink>
    </w:p>
    <w:p w14:paraId="7AEF3B4B" w14:textId="67E799E4"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1" w:history="1">
        <w:r w:rsidR="00DD40CA" w:rsidRPr="00D14985">
          <w:rPr>
            <w:rStyle w:val="Hyperlink"/>
            <w:noProof/>
          </w:rPr>
          <w:t>Фигура 6</w:t>
        </w:r>
        <w:r w:rsidR="00DD40CA" w:rsidRPr="00D14985">
          <w:rPr>
            <w:rStyle w:val="Hyperlink"/>
            <w:noProof/>
            <w:lang w:val="en-US"/>
          </w:rPr>
          <w:t xml:space="preserve">: </w:t>
        </w:r>
        <w:r w:rsidR="00DD40CA" w:rsidRPr="00D14985">
          <w:rPr>
            <w:rStyle w:val="Hyperlink"/>
            <w:noProof/>
          </w:rPr>
          <w:t xml:space="preserve">MavLink </w:t>
        </w:r>
        <w:r w:rsidR="00DD40CA" w:rsidRPr="00D14985">
          <w:rPr>
            <w:rStyle w:val="Hyperlink"/>
            <w:noProof/>
            <w:lang w:val="en-US"/>
          </w:rPr>
          <w:t>v</w:t>
        </w:r>
        <w:r w:rsidR="00DD40CA" w:rsidRPr="00D14985">
          <w:rPr>
            <w:rStyle w:val="Hyperlink"/>
            <w:noProof/>
          </w:rPr>
          <w:t>2. Структура на изпратеното съобщение</w:t>
        </w:r>
        <w:r w:rsidR="00DD40CA">
          <w:rPr>
            <w:noProof/>
            <w:webHidden/>
          </w:rPr>
          <w:tab/>
        </w:r>
        <w:r w:rsidR="00DD40CA">
          <w:rPr>
            <w:noProof/>
            <w:webHidden/>
          </w:rPr>
          <w:fldChar w:fldCharType="begin"/>
        </w:r>
        <w:r w:rsidR="00DD40CA">
          <w:rPr>
            <w:noProof/>
            <w:webHidden/>
          </w:rPr>
          <w:instrText xml:space="preserve"> PAGEREF _Toc201085381 \h </w:instrText>
        </w:r>
        <w:r w:rsidR="00DD40CA">
          <w:rPr>
            <w:noProof/>
            <w:webHidden/>
          </w:rPr>
        </w:r>
        <w:r w:rsidR="00DD40CA">
          <w:rPr>
            <w:noProof/>
            <w:webHidden/>
          </w:rPr>
          <w:fldChar w:fldCharType="separate"/>
        </w:r>
        <w:r w:rsidR="00910784">
          <w:rPr>
            <w:noProof/>
            <w:webHidden/>
          </w:rPr>
          <w:t>17</w:t>
        </w:r>
        <w:r w:rsidR="00DD40CA">
          <w:rPr>
            <w:noProof/>
            <w:webHidden/>
          </w:rPr>
          <w:fldChar w:fldCharType="end"/>
        </w:r>
      </w:hyperlink>
    </w:p>
    <w:p w14:paraId="46C2A4CE" w14:textId="309024E9"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2" w:history="1">
        <w:r w:rsidR="00DD40CA" w:rsidRPr="00D14985">
          <w:rPr>
            <w:rStyle w:val="Hyperlink"/>
            <w:noProof/>
          </w:rPr>
          <w:t>Фигура 7</w:t>
        </w:r>
        <w:r w:rsidR="00DD40CA" w:rsidRPr="00D14985">
          <w:rPr>
            <w:rStyle w:val="Hyperlink"/>
            <w:noProof/>
            <w:lang w:val="en-US"/>
          </w:rPr>
          <w:t xml:space="preserve">: OSI </w:t>
        </w:r>
        <w:r w:rsidR="00DD40CA" w:rsidRPr="00D14985">
          <w:rPr>
            <w:rStyle w:val="Hyperlink"/>
            <w:noProof/>
          </w:rPr>
          <w:t>модел</w:t>
        </w:r>
        <w:r w:rsidR="00DD40CA">
          <w:rPr>
            <w:noProof/>
            <w:webHidden/>
          </w:rPr>
          <w:tab/>
        </w:r>
        <w:r w:rsidR="00DD40CA">
          <w:rPr>
            <w:noProof/>
            <w:webHidden/>
          </w:rPr>
          <w:fldChar w:fldCharType="begin"/>
        </w:r>
        <w:r w:rsidR="00DD40CA">
          <w:rPr>
            <w:noProof/>
            <w:webHidden/>
          </w:rPr>
          <w:instrText xml:space="preserve"> PAGEREF _Toc201085382 \h </w:instrText>
        </w:r>
        <w:r w:rsidR="00DD40CA">
          <w:rPr>
            <w:noProof/>
            <w:webHidden/>
          </w:rPr>
        </w:r>
        <w:r w:rsidR="00DD40CA">
          <w:rPr>
            <w:noProof/>
            <w:webHidden/>
          </w:rPr>
          <w:fldChar w:fldCharType="separate"/>
        </w:r>
        <w:r w:rsidR="00910784">
          <w:rPr>
            <w:noProof/>
            <w:webHidden/>
          </w:rPr>
          <w:t>20</w:t>
        </w:r>
        <w:r w:rsidR="00DD40CA">
          <w:rPr>
            <w:noProof/>
            <w:webHidden/>
          </w:rPr>
          <w:fldChar w:fldCharType="end"/>
        </w:r>
      </w:hyperlink>
    </w:p>
    <w:p w14:paraId="343956B7" w14:textId="796BE910"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3" w:history="1">
        <w:r w:rsidR="00DD40CA" w:rsidRPr="00D14985">
          <w:rPr>
            <w:rStyle w:val="Hyperlink"/>
            <w:noProof/>
          </w:rPr>
          <w:t>Фигура 8</w:t>
        </w:r>
        <w:r w:rsidR="00DD40CA" w:rsidRPr="00D14985">
          <w:rPr>
            <w:rStyle w:val="Hyperlink"/>
            <w:noProof/>
            <w:lang w:val="en-US"/>
          </w:rPr>
          <w:t>:</w:t>
        </w:r>
        <w:r w:rsidR="00DD40CA" w:rsidRPr="00D14985">
          <w:rPr>
            <w:rStyle w:val="Hyperlink"/>
            <w:noProof/>
          </w:rPr>
          <w:t xml:space="preserve"> Адаптивно контекстно меню. Филтрира само съвместимите с възела с които работите в момента опции.</w:t>
        </w:r>
        <w:r w:rsidR="00DD40CA">
          <w:rPr>
            <w:noProof/>
            <w:webHidden/>
          </w:rPr>
          <w:tab/>
        </w:r>
        <w:r w:rsidR="00DD40CA">
          <w:rPr>
            <w:noProof/>
            <w:webHidden/>
          </w:rPr>
          <w:fldChar w:fldCharType="begin"/>
        </w:r>
        <w:r w:rsidR="00DD40CA">
          <w:rPr>
            <w:noProof/>
            <w:webHidden/>
          </w:rPr>
          <w:instrText xml:space="preserve"> PAGEREF _Toc201085383 \h </w:instrText>
        </w:r>
        <w:r w:rsidR="00DD40CA">
          <w:rPr>
            <w:noProof/>
            <w:webHidden/>
          </w:rPr>
        </w:r>
        <w:r w:rsidR="00DD40CA">
          <w:rPr>
            <w:noProof/>
            <w:webHidden/>
          </w:rPr>
          <w:fldChar w:fldCharType="separate"/>
        </w:r>
        <w:r w:rsidR="00910784">
          <w:rPr>
            <w:noProof/>
            <w:webHidden/>
          </w:rPr>
          <w:t>27</w:t>
        </w:r>
        <w:r w:rsidR="00DD40CA">
          <w:rPr>
            <w:noProof/>
            <w:webHidden/>
          </w:rPr>
          <w:fldChar w:fldCharType="end"/>
        </w:r>
      </w:hyperlink>
    </w:p>
    <w:p w14:paraId="16C08931" w14:textId="0E2145E1"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4" w:history="1">
        <w:r w:rsidR="00DD40CA" w:rsidRPr="00D14985">
          <w:rPr>
            <w:rStyle w:val="Hyperlink"/>
            <w:noProof/>
          </w:rPr>
          <w:t>Фигура 9</w:t>
        </w:r>
        <w:r w:rsidR="00DD40CA" w:rsidRPr="00D14985">
          <w:rPr>
            <w:rStyle w:val="Hyperlink"/>
            <w:noProof/>
            <w:lang w:val="en-US"/>
          </w:rPr>
          <w:t>:</w:t>
        </w:r>
        <w:r w:rsidR="00DD40CA" w:rsidRPr="00D14985">
          <w:rPr>
            <w:rStyle w:val="Hyperlink"/>
            <w:noProof/>
          </w:rPr>
          <w:t xml:space="preserve"> </w:t>
        </w:r>
        <w:r w:rsidR="00DD40CA" w:rsidRPr="00D14985">
          <w:rPr>
            <w:rStyle w:val="Hyperlink"/>
            <w:noProof/>
            <w:lang w:val="en-US"/>
          </w:rPr>
          <w:t>Blueprint</w:t>
        </w:r>
        <w:r w:rsidR="00DD40CA" w:rsidRPr="00D14985">
          <w:rPr>
            <w:rStyle w:val="Hyperlink"/>
            <w:noProof/>
          </w:rPr>
          <w:t xml:space="preserve"> в който е реализирана следната функционалност: изстрелва играча във въздуха когато се докосне до друг обект</w:t>
        </w:r>
        <w:r w:rsidR="00DD40CA">
          <w:rPr>
            <w:noProof/>
            <w:webHidden/>
          </w:rPr>
          <w:tab/>
        </w:r>
        <w:r w:rsidR="00DD40CA">
          <w:rPr>
            <w:noProof/>
            <w:webHidden/>
          </w:rPr>
          <w:fldChar w:fldCharType="begin"/>
        </w:r>
        <w:r w:rsidR="00DD40CA">
          <w:rPr>
            <w:noProof/>
            <w:webHidden/>
          </w:rPr>
          <w:instrText xml:space="preserve"> PAGEREF _Toc201085384 \h </w:instrText>
        </w:r>
        <w:r w:rsidR="00DD40CA">
          <w:rPr>
            <w:noProof/>
            <w:webHidden/>
          </w:rPr>
        </w:r>
        <w:r w:rsidR="00DD40CA">
          <w:rPr>
            <w:noProof/>
            <w:webHidden/>
          </w:rPr>
          <w:fldChar w:fldCharType="separate"/>
        </w:r>
        <w:r w:rsidR="00910784">
          <w:rPr>
            <w:noProof/>
            <w:webHidden/>
          </w:rPr>
          <w:t>28</w:t>
        </w:r>
        <w:r w:rsidR="00DD40CA">
          <w:rPr>
            <w:noProof/>
            <w:webHidden/>
          </w:rPr>
          <w:fldChar w:fldCharType="end"/>
        </w:r>
      </w:hyperlink>
    </w:p>
    <w:p w14:paraId="735BE70D" w14:textId="02CCF12E"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5" w:history="1">
        <w:r w:rsidR="00DD40CA" w:rsidRPr="00D14985">
          <w:rPr>
            <w:rStyle w:val="Hyperlink"/>
            <w:noProof/>
          </w:rPr>
          <w:t>Фигура 10</w:t>
        </w:r>
        <w:r w:rsidR="00DD40CA" w:rsidRPr="00D14985">
          <w:rPr>
            <w:rStyle w:val="Hyperlink"/>
            <w:noProof/>
            <w:lang w:val="en-US"/>
          </w:rPr>
          <w:t>:</w:t>
        </w:r>
        <w:r w:rsidR="00DD40CA" w:rsidRPr="00D14985">
          <w:rPr>
            <w:rStyle w:val="Hyperlink"/>
            <w:noProof/>
          </w:rPr>
          <w:t xml:space="preserve"> Мениджър на съдържание</w:t>
        </w:r>
        <w:r w:rsidR="00DD40CA" w:rsidRPr="00D14985">
          <w:rPr>
            <w:rStyle w:val="Hyperlink"/>
            <w:noProof/>
            <w:lang w:val="en-US"/>
          </w:rPr>
          <w:t xml:space="preserve"> </w:t>
        </w:r>
        <w:r w:rsidR="00DD40CA" w:rsidRPr="00D14985">
          <w:rPr>
            <w:rStyle w:val="Hyperlink"/>
            <w:noProof/>
          </w:rPr>
          <w:t>с две добавени нива</w:t>
        </w:r>
        <w:r w:rsidR="00DD40CA">
          <w:rPr>
            <w:noProof/>
            <w:webHidden/>
          </w:rPr>
          <w:tab/>
        </w:r>
        <w:r w:rsidR="00DD40CA">
          <w:rPr>
            <w:noProof/>
            <w:webHidden/>
          </w:rPr>
          <w:fldChar w:fldCharType="begin"/>
        </w:r>
        <w:r w:rsidR="00DD40CA">
          <w:rPr>
            <w:noProof/>
            <w:webHidden/>
          </w:rPr>
          <w:instrText xml:space="preserve"> PAGEREF _Toc201085385 \h </w:instrText>
        </w:r>
        <w:r w:rsidR="00DD40CA">
          <w:rPr>
            <w:noProof/>
            <w:webHidden/>
          </w:rPr>
        </w:r>
        <w:r w:rsidR="00DD40CA">
          <w:rPr>
            <w:noProof/>
            <w:webHidden/>
          </w:rPr>
          <w:fldChar w:fldCharType="separate"/>
        </w:r>
        <w:r w:rsidR="00910784">
          <w:rPr>
            <w:noProof/>
            <w:webHidden/>
          </w:rPr>
          <w:t>30</w:t>
        </w:r>
        <w:r w:rsidR="00DD40CA">
          <w:rPr>
            <w:noProof/>
            <w:webHidden/>
          </w:rPr>
          <w:fldChar w:fldCharType="end"/>
        </w:r>
      </w:hyperlink>
    </w:p>
    <w:p w14:paraId="27BBDE27" w14:textId="2B3F011A"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6" w:history="1">
        <w:r w:rsidR="00DD40CA" w:rsidRPr="00D14985">
          <w:rPr>
            <w:rStyle w:val="Hyperlink"/>
            <w:noProof/>
          </w:rPr>
          <w:t>Фигура 11</w:t>
        </w:r>
        <w:r w:rsidR="00DD40CA" w:rsidRPr="00D14985">
          <w:rPr>
            <w:rStyle w:val="Hyperlink"/>
            <w:noProof/>
            <w:lang w:val="en-US"/>
          </w:rPr>
          <w:t>:</w:t>
        </w:r>
        <w:r w:rsidR="00DD40CA" w:rsidRPr="00D14985">
          <w:rPr>
            <w:rStyle w:val="Hyperlink"/>
            <w:noProof/>
          </w:rPr>
          <w:t xml:space="preserve"> Генериран терен с реални мащаби и 3D съдържание с помощта на Cesium for Unreal</w:t>
        </w:r>
        <w:r w:rsidR="00DD40CA">
          <w:rPr>
            <w:noProof/>
            <w:webHidden/>
          </w:rPr>
          <w:tab/>
        </w:r>
        <w:r w:rsidR="00DD40CA">
          <w:rPr>
            <w:noProof/>
            <w:webHidden/>
          </w:rPr>
          <w:fldChar w:fldCharType="begin"/>
        </w:r>
        <w:r w:rsidR="00DD40CA">
          <w:rPr>
            <w:noProof/>
            <w:webHidden/>
          </w:rPr>
          <w:instrText xml:space="preserve"> PAGEREF _Toc201085386 \h </w:instrText>
        </w:r>
        <w:r w:rsidR="00DD40CA">
          <w:rPr>
            <w:noProof/>
            <w:webHidden/>
          </w:rPr>
        </w:r>
        <w:r w:rsidR="00DD40CA">
          <w:rPr>
            <w:noProof/>
            <w:webHidden/>
          </w:rPr>
          <w:fldChar w:fldCharType="separate"/>
        </w:r>
        <w:r w:rsidR="00910784">
          <w:rPr>
            <w:noProof/>
            <w:webHidden/>
          </w:rPr>
          <w:t>31</w:t>
        </w:r>
        <w:r w:rsidR="00DD40CA">
          <w:rPr>
            <w:noProof/>
            <w:webHidden/>
          </w:rPr>
          <w:fldChar w:fldCharType="end"/>
        </w:r>
      </w:hyperlink>
    </w:p>
    <w:p w14:paraId="6D463E87" w14:textId="22909FAB"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7" w:history="1">
        <w:r w:rsidR="00DD40CA" w:rsidRPr="00D14985">
          <w:rPr>
            <w:rStyle w:val="Hyperlink"/>
            <w:noProof/>
          </w:rPr>
          <w:t>Фигура 12</w:t>
        </w:r>
        <w:r w:rsidR="00DD40CA" w:rsidRPr="00D14985">
          <w:rPr>
            <w:rStyle w:val="Hyperlink"/>
            <w:noProof/>
            <w:lang w:val="en-US"/>
          </w:rPr>
          <w:t>:</w:t>
        </w:r>
        <w:r w:rsidR="00DD40CA" w:rsidRPr="00D14985">
          <w:rPr>
            <w:rStyle w:val="Hyperlink"/>
            <w:noProof/>
          </w:rPr>
          <w:t xml:space="preserve"> Панелът за въвеждане на ключ за </w:t>
        </w:r>
        <w:r w:rsidR="00DD40CA" w:rsidRPr="00D14985">
          <w:rPr>
            <w:rStyle w:val="Hyperlink"/>
            <w:noProof/>
            <w:lang w:val="en-US"/>
          </w:rPr>
          <w:t>Cesium ion</w:t>
        </w:r>
        <w:r w:rsidR="00DD40CA">
          <w:rPr>
            <w:noProof/>
            <w:webHidden/>
          </w:rPr>
          <w:tab/>
        </w:r>
        <w:r w:rsidR="00DD40CA">
          <w:rPr>
            <w:noProof/>
            <w:webHidden/>
          </w:rPr>
          <w:fldChar w:fldCharType="begin"/>
        </w:r>
        <w:r w:rsidR="00DD40CA">
          <w:rPr>
            <w:noProof/>
            <w:webHidden/>
          </w:rPr>
          <w:instrText xml:space="preserve"> PAGEREF _Toc201085387 \h </w:instrText>
        </w:r>
        <w:r w:rsidR="00DD40CA">
          <w:rPr>
            <w:noProof/>
            <w:webHidden/>
          </w:rPr>
        </w:r>
        <w:r w:rsidR="00DD40CA">
          <w:rPr>
            <w:noProof/>
            <w:webHidden/>
          </w:rPr>
          <w:fldChar w:fldCharType="separate"/>
        </w:r>
        <w:r w:rsidR="00910784">
          <w:rPr>
            <w:noProof/>
            <w:webHidden/>
          </w:rPr>
          <w:t>32</w:t>
        </w:r>
        <w:r w:rsidR="00DD40CA">
          <w:rPr>
            <w:noProof/>
            <w:webHidden/>
          </w:rPr>
          <w:fldChar w:fldCharType="end"/>
        </w:r>
      </w:hyperlink>
    </w:p>
    <w:p w14:paraId="3AD9C25F" w14:textId="36527F26"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8" w:history="1">
        <w:r w:rsidR="00DD40CA" w:rsidRPr="00D14985">
          <w:rPr>
            <w:rStyle w:val="Hyperlink"/>
            <w:noProof/>
          </w:rPr>
          <w:t>Фигура 13</w:t>
        </w:r>
        <w:r w:rsidR="00DD40CA" w:rsidRPr="00D14985">
          <w:rPr>
            <w:rStyle w:val="Hyperlink"/>
            <w:noProof/>
            <w:lang w:val="en-US"/>
          </w:rPr>
          <w:t>:</w:t>
        </w:r>
        <w:r w:rsidR="00DD40CA" w:rsidRPr="00D14985">
          <w:rPr>
            <w:rStyle w:val="Hyperlink"/>
            <w:noProof/>
          </w:rPr>
          <w:t xml:space="preserve"> Прозореца Cesium</w:t>
        </w:r>
        <w:r w:rsidR="00DD40CA">
          <w:rPr>
            <w:noProof/>
            <w:webHidden/>
          </w:rPr>
          <w:tab/>
        </w:r>
        <w:r w:rsidR="00DD40CA">
          <w:rPr>
            <w:noProof/>
            <w:webHidden/>
          </w:rPr>
          <w:fldChar w:fldCharType="begin"/>
        </w:r>
        <w:r w:rsidR="00DD40CA">
          <w:rPr>
            <w:noProof/>
            <w:webHidden/>
          </w:rPr>
          <w:instrText xml:space="preserve"> PAGEREF _Toc201085388 \h </w:instrText>
        </w:r>
        <w:r w:rsidR="00DD40CA">
          <w:rPr>
            <w:noProof/>
            <w:webHidden/>
          </w:rPr>
        </w:r>
        <w:r w:rsidR="00DD40CA">
          <w:rPr>
            <w:noProof/>
            <w:webHidden/>
          </w:rPr>
          <w:fldChar w:fldCharType="separate"/>
        </w:r>
        <w:r w:rsidR="00910784">
          <w:rPr>
            <w:noProof/>
            <w:webHidden/>
          </w:rPr>
          <w:t>32</w:t>
        </w:r>
        <w:r w:rsidR="00DD40CA">
          <w:rPr>
            <w:noProof/>
            <w:webHidden/>
          </w:rPr>
          <w:fldChar w:fldCharType="end"/>
        </w:r>
      </w:hyperlink>
    </w:p>
    <w:p w14:paraId="4F027DC5" w14:textId="0227E4D7"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89" w:history="1">
        <w:r w:rsidR="00DD40CA" w:rsidRPr="00D14985">
          <w:rPr>
            <w:rStyle w:val="Hyperlink"/>
            <w:noProof/>
          </w:rPr>
          <w:t>Фигура 14</w:t>
        </w:r>
        <w:r w:rsidR="00DD40CA" w:rsidRPr="00D14985">
          <w:rPr>
            <w:rStyle w:val="Hyperlink"/>
            <w:noProof/>
            <w:lang w:val="en-US"/>
          </w:rPr>
          <w:t>:</w:t>
        </w:r>
        <w:r w:rsidR="00DD40CA" w:rsidRPr="00D14985">
          <w:rPr>
            <w:rStyle w:val="Hyperlink"/>
            <w:noProof/>
          </w:rPr>
          <w:t xml:space="preserve"> Панел с детайли на </w:t>
        </w:r>
        <w:r w:rsidR="00DD40CA" w:rsidRPr="00D14985">
          <w:rPr>
            <w:rStyle w:val="Hyperlink"/>
            <w:noProof/>
            <w:lang w:val="en-US"/>
          </w:rPr>
          <w:t>Cesium</w:t>
        </w:r>
        <w:r w:rsidR="00DD40CA" w:rsidRPr="00D14985">
          <w:rPr>
            <w:rStyle w:val="Hyperlink"/>
            <w:noProof/>
          </w:rPr>
          <w:t xml:space="preserve"> терена</w:t>
        </w:r>
        <w:r w:rsidR="00DD40CA">
          <w:rPr>
            <w:noProof/>
            <w:webHidden/>
          </w:rPr>
          <w:tab/>
        </w:r>
        <w:r w:rsidR="00DD40CA">
          <w:rPr>
            <w:noProof/>
            <w:webHidden/>
          </w:rPr>
          <w:fldChar w:fldCharType="begin"/>
        </w:r>
        <w:r w:rsidR="00DD40CA">
          <w:rPr>
            <w:noProof/>
            <w:webHidden/>
          </w:rPr>
          <w:instrText xml:space="preserve"> PAGEREF _Toc201085389 \h </w:instrText>
        </w:r>
        <w:r w:rsidR="00DD40CA">
          <w:rPr>
            <w:noProof/>
            <w:webHidden/>
          </w:rPr>
        </w:r>
        <w:r w:rsidR="00DD40CA">
          <w:rPr>
            <w:noProof/>
            <w:webHidden/>
          </w:rPr>
          <w:fldChar w:fldCharType="separate"/>
        </w:r>
        <w:r w:rsidR="00910784">
          <w:rPr>
            <w:noProof/>
            <w:webHidden/>
          </w:rPr>
          <w:t>33</w:t>
        </w:r>
        <w:r w:rsidR="00DD40CA">
          <w:rPr>
            <w:noProof/>
            <w:webHidden/>
          </w:rPr>
          <w:fldChar w:fldCharType="end"/>
        </w:r>
      </w:hyperlink>
    </w:p>
    <w:p w14:paraId="2D9FBE71" w14:textId="67CE33DA"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0" w:history="1">
        <w:r w:rsidR="00DD40CA" w:rsidRPr="00D14985">
          <w:rPr>
            <w:rStyle w:val="Hyperlink"/>
            <w:noProof/>
          </w:rPr>
          <w:t>Фигура 15</w:t>
        </w:r>
        <w:r w:rsidR="00DD40CA" w:rsidRPr="00D14985">
          <w:rPr>
            <w:rStyle w:val="Hyperlink"/>
            <w:noProof/>
            <w:lang w:val="en-US"/>
          </w:rPr>
          <w:t xml:space="preserve">: </w:t>
        </w:r>
        <w:r w:rsidR="00DD40CA" w:rsidRPr="00D14985">
          <w:rPr>
            <w:rStyle w:val="Hyperlink"/>
            <w:noProof/>
          </w:rPr>
          <w:t xml:space="preserve">Сгради, генерирани с помощта на </w:t>
        </w:r>
        <w:r w:rsidR="00DD40CA" w:rsidRPr="00D14985">
          <w:rPr>
            <w:rStyle w:val="Hyperlink"/>
            <w:noProof/>
            <w:lang w:val="en-US"/>
          </w:rPr>
          <w:t>Cesium</w:t>
        </w:r>
        <w:r w:rsidR="00DD40CA">
          <w:rPr>
            <w:noProof/>
            <w:webHidden/>
          </w:rPr>
          <w:tab/>
        </w:r>
        <w:r w:rsidR="00DD40CA">
          <w:rPr>
            <w:noProof/>
            <w:webHidden/>
          </w:rPr>
          <w:fldChar w:fldCharType="begin"/>
        </w:r>
        <w:r w:rsidR="00DD40CA">
          <w:rPr>
            <w:noProof/>
            <w:webHidden/>
          </w:rPr>
          <w:instrText xml:space="preserve"> PAGEREF _Toc201085390 \h </w:instrText>
        </w:r>
        <w:r w:rsidR="00DD40CA">
          <w:rPr>
            <w:noProof/>
            <w:webHidden/>
          </w:rPr>
        </w:r>
        <w:r w:rsidR="00DD40CA">
          <w:rPr>
            <w:noProof/>
            <w:webHidden/>
          </w:rPr>
          <w:fldChar w:fldCharType="separate"/>
        </w:r>
        <w:r w:rsidR="00910784">
          <w:rPr>
            <w:noProof/>
            <w:webHidden/>
          </w:rPr>
          <w:t>34</w:t>
        </w:r>
        <w:r w:rsidR="00DD40CA">
          <w:rPr>
            <w:noProof/>
            <w:webHidden/>
          </w:rPr>
          <w:fldChar w:fldCharType="end"/>
        </w:r>
      </w:hyperlink>
    </w:p>
    <w:p w14:paraId="6459C0A7" w14:textId="06F39AA9"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1" w:history="1">
        <w:r w:rsidR="00DD40CA" w:rsidRPr="00D14985">
          <w:rPr>
            <w:rStyle w:val="Hyperlink"/>
            <w:noProof/>
          </w:rPr>
          <w:t>Фигура 16</w:t>
        </w:r>
        <w:r w:rsidR="00DD40CA" w:rsidRPr="00D14985">
          <w:rPr>
            <w:rStyle w:val="Hyperlink"/>
            <w:noProof/>
            <w:lang w:val="en-US"/>
          </w:rPr>
          <w:t>:</w:t>
        </w:r>
        <w:r w:rsidR="00DD40CA" w:rsidRPr="00D14985">
          <w:rPr>
            <w:rStyle w:val="Hyperlink"/>
            <w:noProof/>
          </w:rPr>
          <w:t xml:space="preserve"> Превръщане на обект в геореферирани обект</w:t>
        </w:r>
        <w:r w:rsidR="00DD40CA">
          <w:rPr>
            <w:noProof/>
            <w:webHidden/>
          </w:rPr>
          <w:tab/>
        </w:r>
        <w:r w:rsidR="00DD40CA">
          <w:rPr>
            <w:noProof/>
            <w:webHidden/>
          </w:rPr>
          <w:fldChar w:fldCharType="begin"/>
        </w:r>
        <w:r w:rsidR="00DD40CA">
          <w:rPr>
            <w:noProof/>
            <w:webHidden/>
          </w:rPr>
          <w:instrText xml:space="preserve"> PAGEREF _Toc201085391 \h </w:instrText>
        </w:r>
        <w:r w:rsidR="00DD40CA">
          <w:rPr>
            <w:noProof/>
            <w:webHidden/>
          </w:rPr>
        </w:r>
        <w:r w:rsidR="00DD40CA">
          <w:rPr>
            <w:noProof/>
            <w:webHidden/>
          </w:rPr>
          <w:fldChar w:fldCharType="separate"/>
        </w:r>
        <w:r w:rsidR="00910784">
          <w:rPr>
            <w:noProof/>
            <w:webHidden/>
          </w:rPr>
          <w:t>35</w:t>
        </w:r>
        <w:r w:rsidR="00DD40CA">
          <w:rPr>
            <w:noProof/>
            <w:webHidden/>
          </w:rPr>
          <w:fldChar w:fldCharType="end"/>
        </w:r>
      </w:hyperlink>
    </w:p>
    <w:p w14:paraId="6240AB12" w14:textId="4F9C22E9"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2" w:history="1">
        <w:r w:rsidR="00DD40CA" w:rsidRPr="00D14985">
          <w:rPr>
            <w:rStyle w:val="Hyperlink"/>
            <w:noProof/>
          </w:rPr>
          <w:t>Фигура 17</w:t>
        </w:r>
        <w:r w:rsidR="00DD40CA" w:rsidRPr="00D14985">
          <w:rPr>
            <w:rStyle w:val="Hyperlink"/>
            <w:noProof/>
            <w:lang w:val="en-US"/>
          </w:rPr>
          <w:t>:</w:t>
        </w:r>
        <w:r w:rsidR="00DD40CA" w:rsidRPr="00D14985">
          <w:rPr>
            <w:rStyle w:val="Hyperlink"/>
            <w:noProof/>
          </w:rPr>
          <w:t xml:space="preserve"> Летене на обект до предварително зададен маркер чрез функциите на </w:t>
        </w:r>
        <w:r w:rsidR="00DD40CA" w:rsidRPr="00D14985">
          <w:rPr>
            <w:rStyle w:val="Hyperlink"/>
            <w:noProof/>
            <w:lang w:val="en-US"/>
          </w:rPr>
          <w:t>Cesium</w:t>
        </w:r>
        <w:r w:rsidR="00DD40CA">
          <w:rPr>
            <w:noProof/>
            <w:webHidden/>
          </w:rPr>
          <w:tab/>
        </w:r>
        <w:r w:rsidR="00DD40CA">
          <w:rPr>
            <w:noProof/>
            <w:webHidden/>
          </w:rPr>
          <w:fldChar w:fldCharType="begin"/>
        </w:r>
        <w:r w:rsidR="00DD40CA">
          <w:rPr>
            <w:noProof/>
            <w:webHidden/>
          </w:rPr>
          <w:instrText xml:space="preserve"> PAGEREF _Toc201085392 \h </w:instrText>
        </w:r>
        <w:r w:rsidR="00DD40CA">
          <w:rPr>
            <w:noProof/>
            <w:webHidden/>
          </w:rPr>
        </w:r>
        <w:r w:rsidR="00DD40CA">
          <w:rPr>
            <w:noProof/>
            <w:webHidden/>
          </w:rPr>
          <w:fldChar w:fldCharType="separate"/>
        </w:r>
        <w:r w:rsidR="00910784">
          <w:rPr>
            <w:noProof/>
            <w:webHidden/>
          </w:rPr>
          <w:t>36</w:t>
        </w:r>
        <w:r w:rsidR="00DD40CA">
          <w:rPr>
            <w:noProof/>
            <w:webHidden/>
          </w:rPr>
          <w:fldChar w:fldCharType="end"/>
        </w:r>
      </w:hyperlink>
    </w:p>
    <w:p w14:paraId="65EFBAA9" w14:textId="3622D9A7"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3" w:history="1">
        <w:r w:rsidR="00DD40CA" w:rsidRPr="00D14985">
          <w:rPr>
            <w:rStyle w:val="Hyperlink"/>
            <w:noProof/>
          </w:rPr>
          <w:t>Фигура 18</w:t>
        </w:r>
        <w:r w:rsidR="00DD40CA" w:rsidRPr="00D14985">
          <w:rPr>
            <w:rStyle w:val="Hyperlink"/>
            <w:noProof/>
            <w:lang w:val="en-US"/>
          </w:rPr>
          <w:t xml:space="preserve">: </w:t>
        </w:r>
        <w:r w:rsidR="00DD40CA" w:rsidRPr="00D14985">
          <w:rPr>
            <w:rStyle w:val="Hyperlink"/>
            <w:noProof/>
          </w:rPr>
          <w:t>Схема на потока на данни в разработката</w:t>
        </w:r>
        <w:r w:rsidR="00DD40CA">
          <w:rPr>
            <w:noProof/>
            <w:webHidden/>
          </w:rPr>
          <w:tab/>
        </w:r>
        <w:r w:rsidR="00DD40CA">
          <w:rPr>
            <w:noProof/>
            <w:webHidden/>
          </w:rPr>
          <w:fldChar w:fldCharType="begin"/>
        </w:r>
        <w:r w:rsidR="00DD40CA">
          <w:rPr>
            <w:noProof/>
            <w:webHidden/>
          </w:rPr>
          <w:instrText xml:space="preserve"> PAGEREF _Toc201085393 \h </w:instrText>
        </w:r>
        <w:r w:rsidR="00DD40CA">
          <w:rPr>
            <w:noProof/>
            <w:webHidden/>
          </w:rPr>
        </w:r>
        <w:r w:rsidR="00DD40CA">
          <w:rPr>
            <w:noProof/>
            <w:webHidden/>
          </w:rPr>
          <w:fldChar w:fldCharType="separate"/>
        </w:r>
        <w:r w:rsidR="00910784">
          <w:rPr>
            <w:noProof/>
            <w:webHidden/>
          </w:rPr>
          <w:t>39</w:t>
        </w:r>
        <w:r w:rsidR="00DD40CA">
          <w:rPr>
            <w:noProof/>
            <w:webHidden/>
          </w:rPr>
          <w:fldChar w:fldCharType="end"/>
        </w:r>
      </w:hyperlink>
    </w:p>
    <w:p w14:paraId="38D8DF87" w14:textId="38275FBF"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4" w:history="1">
        <w:r w:rsidR="00DD40CA" w:rsidRPr="00D14985">
          <w:rPr>
            <w:rStyle w:val="Hyperlink"/>
            <w:noProof/>
          </w:rPr>
          <w:t>Фигура 19</w:t>
        </w:r>
        <w:r w:rsidR="00DD40CA" w:rsidRPr="00D14985">
          <w:rPr>
            <w:rStyle w:val="Hyperlink"/>
            <w:noProof/>
            <w:lang w:val="en-US"/>
          </w:rPr>
          <w:t>:</w:t>
        </w:r>
        <w:r w:rsidR="00DD40CA" w:rsidRPr="00D14985">
          <w:rPr>
            <w:rStyle w:val="Hyperlink"/>
            <w:noProof/>
          </w:rPr>
          <w:t xml:space="preserve"> Тест при получаване на битове от </w:t>
        </w:r>
        <w:r w:rsidR="00DD40CA" w:rsidRPr="00D14985">
          <w:rPr>
            <w:rStyle w:val="Hyperlink"/>
            <w:noProof/>
            <w:lang w:val="en-US"/>
          </w:rPr>
          <w:t>Mission Planner</w:t>
        </w:r>
        <w:r w:rsidR="00DD40CA" w:rsidRPr="00D14985">
          <w:rPr>
            <w:rStyle w:val="Hyperlink"/>
            <w:noProof/>
          </w:rPr>
          <w:t xml:space="preserve"> да се показват на екрана</w:t>
        </w:r>
        <w:r w:rsidR="00DD40CA">
          <w:rPr>
            <w:noProof/>
            <w:webHidden/>
          </w:rPr>
          <w:tab/>
        </w:r>
        <w:r w:rsidR="00DD40CA">
          <w:rPr>
            <w:noProof/>
            <w:webHidden/>
          </w:rPr>
          <w:fldChar w:fldCharType="begin"/>
        </w:r>
        <w:r w:rsidR="00DD40CA">
          <w:rPr>
            <w:noProof/>
            <w:webHidden/>
          </w:rPr>
          <w:instrText xml:space="preserve"> PAGEREF _Toc201085394 \h </w:instrText>
        </w:r>
        <w:r w:rsidR="00DD40CA">
          <w:rPr>
            <w:noProof/>
            <w:webHidden/>
          </w:rPr>
        </w:r>
        <w:r w:rsidR="00DD40CA">
          <w:rPr>
            <w:noProof/>
            <w:webHidden/>
          </w:rPr>
          <w:fldChar w:fldCharType="separate"/>
        </w:r>
        <w:r w:rsidR="00910784">
          <w:rPr>
            <w:noProof/>
            <w:webHidden/>
          </w:rPr>
          <w:t>39</w:t>
        </w:r>
        <w:r w:rsidR="00DD40CA">
          <w:rPr>
            <w:noProof/>
            <w:webHidden/>
          </w:rPr>
          <w:fldChar w:fldCharType="end"/>
        </w:r>
      </w:hyperlink>
    </w:p>
    <w:p w14:paraId="73041ABA" w14:textId="29151B29"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5" w:history="1">
        <w:r w:rsidR="00DD40CA" w:rsidRPr="00D14985">
          <w:rPr>
            <w:rStyle w:val="Hyperlink"/>
            <w:noProof/>
          </w:rPr>
          <w:t>Фигура 20</w:t>
        </w:r>
        <w:r w:rsidR="00DD40CA" w:rsidRPr="00D14985">
          <w:rPr>
            <w:rStyle w:val="Hyperlink"/>
            <w:noProof/>
            <w:lang w:val="en-US"/>
          </w:rPr>
          <w:t>:</w:t>
        </w:r>
        <w:r w:rsidR="00DD40CA" w:rsidRPr="00D14985">
          <w:rPr>
            <w:rStyle w:val="Hyperlink"/>
            <w:noProof/>
          </w:rPr>
          <w:t xml:space="preserve"> Списък на използваните библиотеки</w:t>
        </w:r>
        <w:r w:rsidR="00DD40CA">
          <w:rPr>
            <w:noProof/>
            <w:webHidden/>
          </w:rPr>
          <w:tab/>
        </w:r>
        <w:r w:rsidR="00DD40CA">
          <w:rPr>
            <w:noProof/>
            <w:webHidden/>
          </w:rPr>
          <w:fldChar w:fldCharType="begin"/>
        </w:r>
        <w:r w:rsidR="00DD40CA">
          <w:rPr>
            <w:noProof/>
            <w:webHidden/>
          </w:rPr>
          <w:instrText xml:space="preserve"> PAGEREF _Toc201085395 \h </w:instrText>
        </w:r>
        <w:r w:rsidR="00DD40CA">
          <w:rPr>
            <w:noProof/>
            <w:webHidden/>
          </w:rPr>
        </w:r>
        <w:r w:rsidR="00DD40CA">
          <w:rPr>
            <w:noProof/>
            <w:webHidden/>
          </w:rPr>
          <w:fldChar w:fldCharType="separate"/>
        </w:r>
        <w:r w:rsidR="00910784">
          <w:rPr>
            <w:noProof/>
            <w:webHidden/>
          </w:rPr>
          <w:t>41</w:t>
        </w:r>
        <w:r w:rsidR="00DD40CA">
          <w:rPr>
            <w:noProof/>
            <w:webHidden/>
          </w:rPr>
          <w:fldChar w:fldCharType="end"/>
        </w:r>
      </w:hyperlink>
    </w:p>
    <w:p w14:paraId="7F8245DB" w14:textId="3A3F6545"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6" w:history="1">
        <w:r w:rsidR="00DD40CA" w:rsidRPr="00D14985">
          <w:rPr>
            <w:rStyle w:val="Hyperlink"/>
            <w:noProof/>
          </w:rPr>
          <w:t>Фигура 21</w:t>
        </w:r>
        <w:r w:rsidR="00DD40CA" w:rsidRPr="00D14985">
          <w:rPr>
            <w:rStyle w:val="Hyperlink"/>
            <w:noProof/>
            <w:lang w:val="en-US"/>
          </w:rPr>
          <w:t>:</w:t>
        </w:r>
        <w:r w:rsidR="00DD40CA" w:rsidRPr="00D14985">
          <w:rPr>
            <w:rStyle w:val="Hyperlink"/>
            <w:noProof/>
          </w:rPr>
          <w:t xml:space="preserve"> Функцията която изпраща данните към симулатора</w:t>
        </w:r>
        <w:r w:rsidR="00DD40CA">
          <w:rPr>
            <w:noProof/>
            <w:webHidden/>
          </w:rPr>
          <w:tab/>
        </w:r>
        <w:r w:rsidR="00DD40CA">
          <w:rPr>
            <w:noProof/>
            <w:webHidden/>
          </w:rPr>
          <w:fldChar w:fldCharType="begin"/>
        </w:r>
        <w:r w:rsidR="00DD40CA">
          <w:rPr>
            <w:noProof/>
            <w:webHidden/>
          </w:rPr>
          <w:instrText xml:space="preserve"> PAGEREF _Toc201085396 \h </w:instrText>
        </w:r>
        <w:r w:rsidR="00DD40CA">
          <w:rPr>
            <w:noProof/>
            <w:webHidden/>
          </w:rPr>
        </w:r>
        <w:r w:rsidR="00DD40CA">
          <w:rPr>
            <w:noProof/>
            <w:webHidden/>
          </w:rPr>
          <w:fldChar w:fldCharType="separate"/>
        </w:r>
        <w:r w:rsidR="00910784">
          <w:rPr>
            <w:noProof/>
            <w:webHidden/>
          </w:rPr>
          <w:t>42</w:t>
        </w:r>
        <w:r w:rsidR="00DD40CA">
          <w:rPr>
            <w:noProof/>
            <w:webHidden/>
          </w:rPr>
          <w:fldChar w:fldCharType="end"/>
        </w:r>
      </w:hyperlink>
    </w:p>
    <w:p w14:paraId="43BEDF2A" w14:textId="44E2F7AF"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7" w:history="1">
        <w:r w:rsidR="00DD40CA" w:rsidRPr="00D14985">
          <w:rPr>
            <w:rStyle w:val="Hyperlink"/>
            <w:noProof/>
          </w:rPr>
          <w:t>Фигура 22</w:t>
        </w:r>
        <w:r w:rsidR="00DD40CA" w:rsidRPr="00D14985">
          <w:rPr>
            <w:rStyle w:val="Hyperlink"/>
            <w:noProof/>
            <w:lang w:val="en-US"/>
          </w:rPr>
          <w:t>:</w:t>
        </w:r>
        <w:r w:rsidR="00DD40CA" w:rsidRPr="00D14985">
          <w:rPr>
            <w:rStyle w:val="Hyperlink"/>
            <w:noProof/>
          </w:rPr>
          <w:t xml:space="preserve"> Функцията която се грижи за получаването на данните</w:t>
        </w:r>
        <w:r w:rsidR="00DD40CA">
          <w:rPr>
            <w:noProof/>
            <w:webHidden/>
          </w:rPr>
          <w:tab/>
        </w:r>
        <w:r w:rsidR="00DD40CA">
          <w:rPr>
            <w:noProof/>
            <w:webHidden/>
          </w:rPr>
          <w:fldChar w:fldCharType="begin"/>
        </w:r>
        <w:r w:rsidR="00DD40CA">
          <w:rPr>
            <w:noProof/>
            <w:webHidden/>
          </w:rPr>
          <w:instrText xml:space="preserve"> PAGEREF _Toc201085397 \h </w:instrText>
        </w:r>
        <w:r w:rsidR="00DD40CA">
          <w:rPr>
            <w:noProof/>
            <w:webHidden/>
          </w:rPr>
        </w:r>
        <w:r w:rsidR="00DD40CA">
          <w:rPr>
            <w:noProof/>
            <w:webHidden/>
          </w:rPr>
          <w:fldChar w:fldCharType="separate"/>
        </w:r>
        <w:r w:rsidR="00910784">
          <w:rPr>
            <w:noProof/>
            <w:webHidden/>
          </w:rPr>
          <w:t>43</w:t>
        </w:r>
        <w:r w:rsidR="00DD40CA">
          <w:rPr>
            <w:noProof/>
            <w:webHidden/>
          </w:rPr>
          <w:fldChar w:fldCharType="end"/>
        </w:r>
      </w:hyperlink>
    </w:p>
    <w:p w14:paraId="0C842ACC" w14:textId="31C9EB8C"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8" w:history="1">
        <w:r w:rsidR="00DD40CA" w:rsidRPr="00D14985">
          <w:rPr>
            <w:rStyle w:val="Hyperlink"/>
            <w:noProof/>
          </w:rPr>
          <w:t>Фигура 23</w:t>
        </w:r>
        <w:r w:rsidR="00DD40CA" w:rsidRPr="00D14985">
          <w:rPr>
            <w:rStyle w:val="Hyperlink"/>
            <w:noProof/>
            <w:lang w:val="en-US"/>
          </w:rPr>
          <w:t>:</w:t>
        </w:r>
        <w:r w:rsidR="00DD40CA" w:rsidRPr="00D14985">
          <w:rPr>
            <w:rStyle w:val="Hyperlink"/>
            <w:noProof/>
          </w:rPr>
          <w:t xml:space="preserve"> Функцията </w:t>
        </w:r>
        <w:r w:rsidR="00DD40CA" w:rsidRPr="00D14985">
          <w:rPr>
            <w:rStyle w:val="Hyperlink"/>
            <w:noProof/>
            <w:lang w:val="en-US"/>
          </w:rPr>
          <w:t>main()</w:t>
        </w:r>
        <w:r w:rsidR="00DD40CA">
          <w:rPr>
            <w:noProof/>
            <w:webHidden/>
          </w:rPr>
          <w:tab/>
        </w:r>
        <w:r w:rsidR="00DD40CA">
          <w:rPr>
            <w:noProof/>
            <w:webHidden/>
          </w:rPr>
          <w:fldChar w:fldCharType="begin"/>
        </w:r>
        <w:r w:rsidR="00DD40CA">
          <w:rPr>
            <w:noProof/>
            <w:webHidden/>
          </w:rPr>
          <w:instrText xml:space="preserve"> PAGEREF _Toc201085398 \h </w:instrText>
        </w:r>
        <w:r w:rsidR="00DD40CA">
          <w:rPr>
            <w:noProof/>
            <w:webHidden/>
          </w:rPr>
        </w:r>
        <w:r w:rsidR="00DD40CA">
          <w:rPr>
            <w:noProof/>
            <w:webHidden/>
          </w:rPr>
          <w:fldChar w:fldCharType="separate"/>
        </w:r>
        <w:r w:rsidR="00910784">
          <w:rPr>
            <w:noProof/>
            <w:webHidden/>
          </w:rPr>
          <w:t>44</w:t>
        </w:r>
        <w:r w:rsidR="00DD40CA">
          <w:rPr>
            <w:noProof/>
            <w:webHidden/>
          </w:rPr>
          <w:fldChar w:fldCharType="end"/>
        </w:r>
      </w:hyperlink>
    </w:p>
    <w:p w14:paraId="456A9419" w14:textId="793D3F5B"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399" w:history="1">
        <w:r w:rsidR="00DD40CA" w:rsidRPr="00D14985">
          <w:rPr>
            <w:rStyle w:val="Hyperlink"/>
            <w:noProof/>
          </w:rPr>
          <w:t>Фигура 24</w:t>
        </w:r>
        <w:r w:rsidR="00DD40CA" w:rsidRPr="00D14985">
          <w:rPr>
            <w:rStyle w:val="Hyperlink"/>
            <w:noProof/>
            <w:lang w:val="en-US"/>
          </w:rPr>
          <w:t>:</w:t>
        </w:r>
        <w:r w:rsidR="00DD40CA" w:rsidRPr="00D14985">
          <w:rPr>
            <w:rStyle w:val="Hyperlink"/>
            <w:noProof/>
          </w:rPr>
          <w:t xml:space="preserve"> Записване на пристигащата географска ширина в променлива</w:t>
        </w:r>
        <w:r w:rsidR="00DD40CA">
          <w:rPr>
            <w:noProof/>
            <w:webHidden/>
          </w:rPr>
          <w:tab/>
        </w:r>
        <w:r w:rsidR="00DD40CA">
          <w:rPr>
            <w:noProof/>
            <w:webHidden/>
          </w:rPr>
          <w:fldChar w:fldCharType="begin"/>
        </w:r>
        <w:r w:rsidR="00DD40CA">
          <w:rPr>
            <w:noProof/>
            <w:webHidden/>
          </w:rPr>
          <w:instrText xml:space="preserve"> PAGEREF _Toc201085399 \h </w:instrText>
        </w:r>
        <w:r w:rsidR="00DD40CA">
          <w:rPr>
            <w:noProof/>
            <w:webHidden/>
          </w:rPr>
        </w:r>
        <w:r w:rsidR="00DD40CA">
          <w:rPr>
            <w:noProof/>
            <w:webHidden/>
          </w:rPr>
          <w:fldChar w:fldCharType="separate"/>
        </w:r>
        <w:r w:rsidR="00910784">
          <w:rPr>
            <w:noProof/>
            <w:webHidden/>
          </w:rPr>
          <w:t>45</w:t>
        </w:r>
        <w:r w:rsidR="00DD40CA">
          <w:rPr>
            <w:noProof/>
            <w:webHidden/>
          </w:rPr>
          <w:fldChar w:fldCharType="end"/>
        </w:r>
      </w:hyperlink>
    </w:p>
    <w:p w14:paraId="24C06192" w14:textId="4DA1775A"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400" w:history="1">
        <w:r w:rsidR="00DD40CA" w:rsidRPr="00D14985">
          <w:rPr>
            <w:rStyle w:val="Hyperlink"/>
            <w:noProof/>
          </w:rPr>
          <w:t>Фигура 25</w:t>
        </w:r>
        <w:r w:rsidR="00DD40CA" w:rsidRPr="00D14985">
          <w:rPr>
            <w:rStyle w:val="Hyperlink"/>
            <w:noProof/>
            <w:lang w:val="en-US"/>
          </w:rPr>
          <w:t>:</w:t>
        </w:r>
        <w:r w:rsidR="00DD40CA" w:rsidRPr="00D14985">
          <w:rPr>
            <w:rStyle w:val="Hyperlink"/>
            <w:noProof/>
          </w:rPr>
          <w:t xml:space="preserve"> Модел на дрона</w:t>
        </w:r>
        <w:r w:rsidR="00DD40CA">
          <w:rPr>
            <w:noProof/>
            <w:webHidden/>
          </w:rPr>
          <w:tab/>
        </w:r>
        <w:r w:rsidR="00DD40CA">
          <w:rPr>
            <w:noProof/>
            <w:webHidden/>
          </w:rPr>
          <w:fldChar w:fldCharType="begin"/>
        </w:r>
        <w:r w:rsidR="00DD40CA">
          <w:rPr>
            <w:noProof/>
            <w:webHidden/>
          </w:rPr>
          <w:instrText xml:space="preserve"> PAGEREF _Toc201085400 \h </w:instrText>
        </w:r>
        <w:r w:rsidR="00DD40CA">
          <w:rPr>
            <w:noProof/>
            <w:webHidden/>
          </w:rPr>
        </w:r>
        <w:r w:rsidR="00DD40CA">
          <w:rPr>
            <w:noProof/>
            <w:webHidden/>
          </w:rPr>
          <w:fldChar w:fldCharType="separate"/>
        </w:r>
        <w:r w:rsidR="00910784">
          <w:rPr>
            <w:noProof/>
            <w:webHidden/>
          </w:rPr>
          <w:t>45</w:t>
        </w:r>
        <w:r w:rsidR="00DD40CA">
          <w:rPr>
            <w:noProof/>
            <w:webHidden/>
          </w:rPr>
          <w:fldChar w:fldCharType="end"/>
        </w:r>
      </w:hyperlink>
    </w:p>
    <w:p w14:paraId="036BD364" w14:textId="4CC1F5D5"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401" w:history="1">
        <w:r w:rsidR="00DD40CA" w:rsidRPr="00D14985">
          <w:rPr>
            <w:rStyle w:val="Hyperlink"/>
            <w:noProof/>
          </w:rPr>
          <w:t>Фигура 26</w:t>
        </w:r>
        <w:r w:rsidR="00DD40CA" w:rsidRPr="00D14985">
          <w:rPr>
            <w:rStyle w:val="Hyperlink"/>
            <w:noProof/>
            <w:lang w:val="en-US"/>
          </w:rPr>
          <w:t>:</w:t>
        </w:r>
        <w:r w:rsidR="00DD40CA" w:rsidRPr="00D14985">
          <w:rPr>
            <w:rStyle w:val="Hyperlink"/>
            <w:noProof/>
          </w:rPr>
          <w:t xml:space="preserve"> Структура на блупринта</w:t>
        </w:r>
        <w:r w:rsidR="00DD40CA">
          <w:rPr>
            <w:noProof/>
            <w:webHidden/>
          </w:rPr>
          <w:tab/>
        </w:r>
        <w:r w:rsidR="00DD40CA">
          <w:rPr>
            <w:noProof/>
            <w:webHidden/>
          </w:rPr>
          <w:fldChar w:fldCharType="begin"/>
        </w:r>
        <w:r w:rsidR="00DD40CA">
          <w:rPr>
            <w:noProof/>
            <w:webHidden/>
          </w:rPr>
          <w:instrText xml:space="preserve"> PAGEREF _Toc201085401 \h </w:instrText>
        </w:r>
        <w:r w:rsidR="00DD40CA">
          <w:rPr>
            <w:noProof/>
            <w:webHidden/>
          </w:rPr>
        </w:r>
        <w:r w:rsidR="00DD40CA">
          <w:rPr>
            <w:noProof/>
            <w:webHidden/>
          </w:rPr>
          <w:fldChar w:fldCharType="separate"/>
        </w:r>
        <w:r w:rsidR="00910784">
          <w:rPr>
            <w:noProof/>
            <w:webHidden/>
          </w:rPr>
          <w:t>46</w:t>
        </w:r>
        <w:r w:rsidR="00DD40CA">
          <w:rPr>
            <w:noProof/>
            <w:webHidden/>
          </w:rPr>
          <w:fldChar w:fldCharType="end"/>
        </w:r>
      </w:hyperlink>
    </w:p>
    <w:p w14:paraId="5A996364" w14:textId="5F70D325"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402" w:history="1">
        <w:r w:rsidR="00DD40CA" w:rsidRPr="00D14985">
          <w:rPr>
            <w:rStyle w:val="Hyperlink"/>
            <w:noProof/>
          </w:rPr>
          <w:t>Фигура 27</w:t>
        </w:r>
        <w:r w:rsidR="00DD40CA" w:rsidRPr="00D14985">
          <w:rPr>
            <w:rStyle w:val="Hyperlink"/>
            <w:noProof/>
            <w:lang w:val="en-US"/>
          </w:rPr>
          <w:t>:</w:t>
        </w:r>
        <w:r w:rsidR="00DD40CA" w:rsidRPr="00D14985">
          <w:rPr>
            <w:rStyle w:val="Hyperlink"/>
            <w:noProof/>
          </w:rPr>
          <w:t xml:space="preserve"> </w:t>
        </w:r>
        <w:r w:rsidR="00DD40CA" w:rsidRPr="00D14985">
          <w:rPr>
            <w:rStyle w:val="Hyperlink"/>
            <w:noProof/>
            <w:lang w:val="en-US"/>
          </w:rPr>
          <w:t>World outliner</w:t>
        </w:r>
        <w:r w:rsidR="00DD40CA">
          <w:rPr>
            <w:noProof/>
            <w:webHidden/>
          </w:rPr>
          <w:tab/>
        </w:r>
        <w:r w:rsidR="00DD40CA">
          <w:rPr>
            <w:noProof/>
            <w:webHidden/>
          </w:rPr>
          <w:fldChar w:fldCharType="begin"/>
        </w:r>
        <w:r w:rsidR="00DD40CA">
          <w:rPr>
            <w:noProof/>
            <w:webHidden/>
          </w:rPr>
          <w:instrText xml:space="preserve"> PAGEREF _Toc201085402 \h </w:instrText>
        </w:r>
        <w:r w:rsidR="00DD40CA">
          <w:rPr>
            <w:noProof/>
            <w:webHidden/>
          </w:rPr>
        </w:r>
        <w:r w:rsidR="00DD40CA">
          <w:rPr>
            <w:noProof/>
            <w:webHidden/>
          </w:rPr>
          <w:fldChar w:fldCharType="separate"/>
        </w:r>
        <w:r w:rsidR="00910784">
          <w:rPr>
            <w:noProof/>
            <w:webHidden/>
          </w:rPr>
          <w:t>46</w:t>
        </w:r>
        <w:r w:rsidR="00DD40CA">
          <w:rPr>
            <w:noProof/>
            <w:webHidden/>
          </w:rPr>
          <w:fldChar w:fldCharType="end"/>
        </w:r>
      </w:hyperlink>
    </w:p>
    <w:p w14:paraId="4986D8C8" w14:textId="575432F8" w:rsidR="00DD40CA" w:rsidRDefault="00645141">
      <w:pPr>
        <w:pStyle w:val="TableofFigures"/>
        <w:tabs>
          <w:tab w:val="right" w:leader="dot" w:pos="9062"/>
        </w:tabs>
        <w:rPr>
          <w:rFonts w:asciiTheme="minorHAnsi" w:eastAsiaTheme="minorEastAsia" w:hAnsiTheme="minorHAnsi" w:cstheme="minorBidi"/>
          <w:noProof/>
          <w:color w:val="auto"/>
          <w:sz w:val="22"/>
        </w:rPr>
      </w:pPr>
      <w:hyperlink w:anchor="_Toc201085403" w:history="1">
        <w:r w:rsidR="00DD40CA" w:rsidRPr="00D14985">
          <w:rPr>
            <w:rStyle w:val="Hyperlink"/>
            <w:noProof/>
          </w:rPr>
          <w:t>Фигура 28</w:t>
        </w:r>
        <w:r w:rsidR="00DD40CA" w:rsidRPr="00D14985">
          <w:rPr>
            <w:rStyle w:val="Hyperlink"/>
            <w:noProof/>
            <w:lang w:val="en-US"/>
          </w:rPr>
          <w:t>:</w:t>
        </w:r>
        <w:r w:rsidR="00DD40CA" w:rsidRPr="00D14985">
          <w:rPr>
            <w:rStyle w:val="Hyperlink"/>
            <w:noProof/>
          </w:rPr>
          <w:t xml:space="preserve"> Визуализация на движение в пространството</w:t>
        </w:r>
        <w:r w:rsidR="00DD40CA">
          <w:rPr>
            <w:noProof/>
            <w:webHidden/>
          </w:rPr>
          <w:tab/>
        </w:r>
        <w:r w:rsidR="00DD40CA">
          <w:rPr>
            <w:noProof/>
            <w:webHidden/>
          </w:rPr>
          <w:fldChar w:fldCharType="begin"/>
        </w:r>
        <w:r w:rsidR="00DD40CA">
          <w:rPr>
            <w:noProof/>
            <w:webHidden/>
          </w:rPr>
          <w:instrText xml:space="preserve"> PAGEREF _Toc201085403 \h </w:instrText>
        </w:r>
        <w:r w:rsidR="00DD40CA">
          <w:rPr>
            <w:noProof/>
            <w:webHidden/>
          </w:rPr>
        </w:r>
        <w:r w:rsidR="00DD40CA">
          <w:rPr>
            <w:noProof/>
            <w:webHidden/>
          </w:rPr>
          <w:fldChar w:fldCharType="separate"/>
        </w:r>
        <w:r w:rsidR="00910784">
          <w:rPr>
            <w:noProof/>
            <w:webHidden/>
          </w:rPr>
          <w:t>47</w:t>
        </w:r>
        <w:r w:rsidR="00DD40CA">
          <w:rPr>
            <w:noProof/>
            <w:webHidden/>
          </w:rPr>
          <w:fldChar w:fldCharType="end"/>
        </w:r>
      </w:hyperlink>
    </w:p>
    <w:p w14:paraId="2EBB3D03" w14:textId="2F7CB299" w:rsidR="00C703B1" w:rsidRPr="005C0641" w:rsidRDefault="005C0641" w:rsidP="005C0641">
      <w:pPr>
        <w:pStyle w:val="Heading1"/>
        <w:rPr>
          <w:rFonts w:eastAsia="Times New Roman"/>
        </w:rPr>
      </w:pPr>
      <w:r>
        <w:fldChar w:fldCharType="end"/>
      </w:r>
      <w:bookmarkStart w:id="6" w:name="_Toc201085664"/>
      <w:r w:rsidR="00C703B1">
        <w:rPr>
          <w:rFonts w:eastAsia="Calibri"/>
        </w:rPr>
        <w:t>Р</w:t>
      </w:r>
      <w:r w:rsidR="00C703B1" w:rsidRPr="00C703B1">
        <w:rPr>
          <w:rFonts w:eastAsia="Calibri"/>
        </w:rPr>
        <w:t>ечник с използвана терминология и съкращения</w:t>
      </w:r>
      <w:bookmarkEnd w:id="6"/>
    </w:p>
    <w:p w14:paraId="52ECA4F0" w14:textId="2C5D82D0" w:rsidR="001E16FF" w:rsidRDefault="001E16FF" w:rsidP="001E16FF">
      <w:pPr>
        <w:rPr>
          <w:rFonts w:eastAsia="Calibri"/>
        </w:rPr>
      </w:pPr>
      <w:r>
        <w:t>В дипломната работа са използвани следните съкра</w:t>
      </w:r>
      <w:r w:rsidR="0085130A">
        <w:t>щения и</w:t>
      </w:r>
      <w:r>
        <w:t xml:space="preserve"> термини:</w:t>
      </w:r>
    </w:p>
    <w:p w14:paraId="70175F92" w14:textId="77777777" w:rsidR="001E16FF" w:rsidRPr="001E16FF" w:rsidRDefault="001E16FF" w:rsidP="001E16FF">
      <w:pPr>
        <w:pStyle w:val="ListParagraph"/>
        <w:numPr>
          <w:ilvl w:val="0"/>
          <w:numId w:val="33"/>
        </w:numPr>
        <w:rPr>
          <w:color w:val="auto"/>
        </w:rPr>
      </w:pPr>
      <w:r>
        <w:t>TCP - Transmission Control Protocol</w:t>
      </w:r>
    </w:p>
    <w:p w14:paraId="4BBA6870" w14:textId="77777777" w:rsidR="001E16FF" w:rsidRDefault="001E16FF" w:rsidP="001E16FF">
      <w:pPr>
        <w:pStyle w:val="ListParagraph"/>
        <w:numPr>
          <w:ilvl w:val="0"/>
          <w:numId w:val="33"/>
        </w:numPr>
      </w:pPr>
      <w:r>
        <w:t>UDP - User Datagram Protocol</w:t>
      </w:r>
    </w:p>
    <w:p w14:paraId="49456907" w14:textId="29532771" w:rsidR="001E16FF" w:rsidRDefault="001E16FF" w:rsidP="001E16FF">
      <w:pPr>
        <w:pStyle w:val="ListParagraph"/>
        <w:numPr>
          <w:ilvl w:val="0"/>
          <w:numId w:val="33"/>
        </w:numPr>
      </w:pPr>
      <w:r>
        <w:t>Игрови енджин - вид софтуер за проектиране и създаване на компютърни игри.</w:t>
      </w:r>
    </w:p>
    <w:p w14:paraId="06DB114E" w14:textId="1AEA6221" w:rsidR="001E16FF" w:rsidRDefault="001E16FF" w:rsidP="001E16FF">
      <w:pPr>
        <w:pStyle w:val="ListParagraph"/>
        <w:numPr>
          <w:ilvl w:val="0"/>
          <w:numId w:val="33"/>
        </w:numPr>
      </w:pPr>
      <w:r>
        <w:t xml:space="preserve">Софтуерна добавка - </w:t>
      </w:r>
      <w:r w:rsidR="007A326F">
        <w:t>допълнително</w:t>
      </w:r>
      <w:r>
        <w:t xml:space="preserve"> съдържание към софтуер, което добавя нови функционалности.</w:t>
      </w:r>
    </w:p>
    <w:p w14:paraId="1D33960F" w14:textId="7C08AB19" w:rsidR="001E16FF" w:rsidRDefault="001E16FF" w:rsidP="001E16FF">
      <w:pPr>
        <w:pStyle w:val="ListParagraph"/>
        <w:numPr>
          <w:ilvl w:val="0"/>
          <w:numId w:val="33"/>
        </w:numPr>
      </w:pPr>
      <w:r>
        <w:t xml:space="preserve">UPS - </w:t>
      </w:r>
      <w:r w:rsidR="005C0641" w:rsidRPr="005C0641">
        <w:t>United Parcel Service</w:t>
      </w:r>
      <w:r>
        <w:t>, компания за доставки на поща в Америка.</w:t>
      </w:r>
    </w:p>
    <w:p w14:paraId="5F10842E" w14:textId="78F92C40" w:rsidR="001E16FF" w:rsidRDefault="001E16FF" w:rsidP="001E16FF">
      <w:pPr>
        <w:pStyle w:val="ListParagraph"/>
        <w:numPr>
          <w:ilvl w:val="0"/>
          <w:numId w:val="33"/>
        </w:numPr>
      </w:pPr>
      <w:r>
        <w:t xml:space="preserve">DIYDrones- “do it yourself Drones ” любителски форум за дронове и всичко свързано с тях </w:t>
      </w:r>
    </w:p>
    <w:p w14:paraId="0A238538" w14:textId="68C3D328" w:rsidR="000C58D1" w:rsidRDefault="000C58D1" w:rsidP="001E16FF">
      <w:pPr>
        <w:pStyle w:val="ListParagraph"/>
        <w:numPr>
          <w:ilvl w:val="0"/>
          <w:numId w:val="33"/>
        </w:numPr>
      </w:pPr>
      <w:r w:rsidRPr="000C58D1">
        <w:t>Роувър</w:t>
      </w:r>
      <w:r>
        <w:t xml:space="preserve"> – Вид наземен дрон с колела обикновено приличащ на джип </w:t>
      </w:r>
    </w:p>
    <w:p w14:paraId="17ABC489" w14:textId="2CC34802" w:rsidR="001E16FF" w:rsidRDefault="001E16FF" w:rsidP="001E16FF">
      <w:pPr>
        <w:pStyle w:val="ListParagraph"/>
        <w:numPr>
          <w:ilvl w:val="0"/>
          <w:numId w:val="33"/>
        </w:numPr>
      </w:pPr>
      <w:r>
        <w:t>Хардуер- събирателно понятие за всички физически части на изчислително или друго устройств</w:t>
      </w:r>
      <w:r w:rsidR="007A326F">
        <w:t>о</w:t>
      </w:r>
      <w:r>
        <w:t xml:space="preserve">. </w:t>
      </w:r>
    </w:p>
    <w:p w14:paraId="339F7DDB" w14:textId="0043E7EB" w:rsidR="001E16FF" w:rsidRDefault="001E16FF" w:rsidP="001E16FF">
      <w:pPr>
        <w:pStyle w:val="ListParagraph"/>
        <w:numPr>
          <w:ilvl w:val="0"/>
          <w:numId w:val="33"/>
        </w:numPr>
      </w:pPr>
      <w:r>
        <w:t xml:space="preserve">Фърмуер- програми </w:t>
      </w:r>
      <w:r w:rsidR="007A326F">
        <w:t xml:space="preserve">на </w:t>
      </w:r>
      <w:r>
        <w:t xml:space="preserve">вградени в устройства. </w:t>
      </w:r>
    </w:p>
    <w:p w14:paraId="08AC1C58" w14:textId="77777777" w:rsidR="001E16FF" w:rsidRDefault="001E16FF" w:rsidP="001E16FF">
      <w:pPr>
        <w:pStyle w:val="ListParagraph"/>
        <w:numPr>
          <w:ilvl w:val="0"/>
          <w:numId w:val="33"/>
        </w:numPr>
      </w:pPr>
      <w:r>
        <w:t xml:space="preserve">GPS - Global Positioning System </w:t>
      </w:r>
    </w:p>
    <w:p w14:paraId="4DC81104" w14:textId="77777777" w:rsidR="001E16FF" w:rsidRDefault="001E16FF" w:rsidP="001E16FF">
      <w:pPr>
        <w:pStyle w:val="ListParagraph"/>
        <w:numPr>
          <w:ilvl w:val="0"/>
          <w:numId w:val="33"/>
        </w:numPr>
      </w:pPr>
      <w:r>
        <w:t xml:space="preserve">USB - Universal Serial Bus </w:t>
      </w:r>
    </w:p>
    <w:p w14:paraId="0F41B760" w14:textId="77777777" w:rsidR="001E16FF" w:rsidRDefault="001E16FF" w:rsidP="001E16FF">
      <w:pPr>
        <w:pStyle w:val="ListParagraph"/>
        <w:numPr>
          <w:ilvl w:val="0"/>
          <w:numId w:val="33"/>
        </w:numPr>
      </w:pPr>
      <w:r>
        <w:t xml:space="preserve">IP - Internet Protocol </w:t>
      </w:r>
    </w:p>
    <w:p w14:paraId="67248715" w14:textId="77777777" w:rsidR="001E16FF" w:rsidRDefault="001E16FF" w:rsidP="001E16FF">
      <w:pPr>
        <w:pStyle w:val="ListParagraph"/>
        <w:numPr>
          <w:ilvl w:val="0"/>
          <w:numId w:val="33"/>
        </w:numPr>
      </w:pPr>
      <w:r>
        <w:t xml:space="preserve">COM порт - communication port </w:t>
      </w:r>
    </w:p>
    <w:p w14:paraId="7F5F2D15" w14:textId="64AB0526" w:rsidR="001E16FF" w:rsidRPr="005C0641" w:rsidRDefault="007A326F" w:rsidP="001E16FF">
      <w:pPr>
        <w:pStyle w:val="ListParagraph"/>
        <w:numPr>
          <w:ilvl w:val="0"/>
          <w:numId w:val="33"/>
        </w:numPr>
      </w:pPr>
      <w:r w:rsidRPr="005C0641">
        <w:rPr>
          <w:lang w:val="en-US"/>
        </w:rPr>
        <w:t>b</w:t>
      </w:r>
      <w:r w:rsidR="001E16FF" w:rsidRPr="005C0641">
        <w:t xml:space="preserve">ps - </w:t>
      </w:r>
      <w:r w:rsidR="005C0641" w:rsidRPr="005C0641">
        <w:rPr>
          <w:lang w:val="en-US"/>
        </w:rPr>
        <w:t>Bytes</w:t>
      </w:r>
      <w:r w:rsidR="001E16FF" w:rsidRPr="005C0641">
        <w:t xml:space="preserve"> per second </w:t>
      </w:r>
    </w:p>
    <w:p w14:paraId="01517385" w14:textId="77777777" w:rsidR="001E16FF" w:rsidRPr="00BC7F55" w:rsidRDefault="001E16FF" w:rsidP="001E16FF">
      <w:pPr>
        <w:pStyle w:val="ListParagraph"/>
        <w:numPr>
          <w:ilvl w:val="0"/>
          <w:numId w:val="33"/>
        </w:numPr>
      </w:pPr>
      <w:r w:rsidRPr="00BC7F55">
        <w:lastRenderedPageBreak/>
        <w:t xml:space="preserve">UART - Universal Asynchronous Receiver-Transmitter </w:t>
      </w:r>
    </w:p>
    <w:p w14:paraId="2CC97695" w14:textId="6ED6500D" w:rsidR="001E16FF" w:rsidRPr="00BC7F55" w:rsidRDefault="001E16FF" w:rsidP="001E16FF">
      <w:pPr>
        <w:pStyle w:val="ListParagraph"/>
        <w:numPr>
          <w:ilvl w:val="0"/>
          <w:numId w:val="33"/>
        </w:numPr>
      </w:pPr>
      <w:r w:rsidRPr="00BC7F55">
        <w:t>APM - ArduPilot Mega</w:t>
      </w:r>
      <w:r w:rsidR="00BC7F55">
        <w:t xml:space="preserve"> – пълното наименование на</w:t>
      </w:r>
      <w:r w:rsidR="005C0641">
        <w:rPr>
          <w:lang w:val="en-US"/>
        </w:rPr>
        <w:t xml:space="preserve"> </w:t>
      </w:r>
      <w:r w:rsidR="005C0641">
        <w:t>конкретен автопилот</w:t>
      </w:r>
      <w:r w:rsidRPr="00BC7F55">
        <w:t xml:space="preserve"> </w:t>
      </w:r>
    </w:p>
    <w:p w14:paraId="47D6ED9F" w14:textId="77777777" w:rsidR="001E16FF" w:rsidRDefault="001E16FF" w:rsidP="001E16FF">
      <w:pPr>
        <w:pStyle w:val="ListParagraph"/>
        <w:numPr>
          <w:ilvl w:val="0"/>
          <w:numId w:val="33"/>
        </w:numPr>
      </w:pPr>
      <w:r>
        <w:t xml:space="preserve">EEPROM - Electrically Erasable Programmable Read-Only Memory </w:t>
      </w:r>
    </w:p>
    <w:p w14:paraId="1B66DAA6" w14:textId="77777777" w:rsidR="001E16FF" w:rsidRDefault="001E16FF" w:rsidP="001E16FF">
      <w:pPr>
        <w:pStyle w:val="ListParagraph"/>
        <w:numPr>
          <w:ilvl w:val="0"/>
          <w:numId w:val="33"/>
        </w:numPr>
      </w:pPr>
      <w:r>
        <w:t xml:space="preserve">WP - Waypoint </w:t>
      </w:r>
    </w:p>
    <w:p w14:paraId="23A1437A" w14:textId="77777777" w:rsidR="001E16FF" w:rsidRDefault="001E16FF" w:rsidP="001E16FF">
      <w:pPr>
        <w:pStyle w:val="ListParagraph"/>
        <w:numPr>
          <w:ilvl w:val="0"/>
          <w:numId w:val="33"/>
        </w:numPr>
      </w:pPr>
      <w:r>
        <w:t xml:space="preserve">XML - Extensible Markup Language </w:t>
      </w:r>
    </w:p>
    <w:p w14:paraId="7CA66FCA" w14:textId="4900B01D" w:rsidR="001E16FF" w:rsidRDefault="001E16FF" w:rsidP="001E16FF">
      <w:pPr>
        <w:pStyle w:val="ListParagraph"/>
        <w:numPr>
          <w:ilvl w:val="0"/>
          <w:numId w:val="33"/>
        </w:numPr>
      </w:pPr>
      <w:r>
        <w:t>MIT лиценз - Massachusetts Institute of Tech</w:t>
      </w:r>
      <w:r w:rsidRPr="00BC7F55">
        <w:t>nol</w:t>
      </w:r>
      <w:r>
        <w:t>ogy</w:t>
      </w:r>
      <w:r w:rsidR="00BC7F55">
        <w:t xml:space="preserve"> – лиценз за безплатно използване на определен код за научни цели </w:t>
      </w:r>
      <w:r>
        <w:t xml:space="preserve"> </w:t>
      </w:r>
    </w:p>
    <w:p w14:paraId="76323ECE" w14:textId="2691DEF7" w:rsidR="001E16FF" w:rsidRPr="00BC7F55" w:rsidRDefault="001E16FF" w:rsidP="00BC7F55">
      <w:pPr>
        <w:pStyle w:val="ListParagraph"/>
        <w:numPr>
          <w:ilvl w:val="0"/>
          <w:numId w:val="33"/>
        </w:numPr>
      </w:pPr>
      <w:r w:rsidRPr="00BC7F55">
        <w:t xml:space="preserve">CRC-16/MCRF4XX </w:t>
      </w:r>
      <w:r w:rsidR="00BC7F55" w:rsidRPr="00BC7F55">
        <w:t xml:space="preserve">и </w:t>
      </w:r>
      <w:r w:rsidRPr="00BC7F55">
        <w:t xml:space="preserve">CRC-16-CCITT </w:t>
      </w:r>
      <w:r w:rsidR="00BC7F55" w:rsidRPr="00BC7F55">
        <w:t>–</w:t>
      </w:r>
      <w:r w:rsidRPr="00BC7F55">
        <w:t xml:space="preserve"> </w:t>
      </w:r>
      <w:r w:rsidR="00BC7F55" w:rsidRPr="00BC7F55">
        <w:t>видове циклични кодове за проверка на данните по време на изпращане</w:t>
      </w:r>
    </w:p>
    <w:p w14:paraId="00A057EE" w14:textId="77777777" w:rsidR="001E16FF" w:rsidRDefault="001E16FF" w:rsidP="001E16FF">
      <w:pPr>
        <w:pStyle w:val="ListParagraph"/>
        <w:numPr>
          <w:ilvl w:val="0"/>
          <w:numId w:val="33"/>
        </w:numPr>
      </w:pPr>
      <w:r>
        <w:t xml:space="preserve">OSI - Open Systems Interconnection </w:t>
      </w:r>
    </w:p>
    <w:p w14:paraId="2259F8F0" w14:textId="77777777" w:rsidR="001E16FF" w:rsidRDefault="001E16FF" w:rsidP="001E16FF">
      <w:pPr>
        <w:pStyle w:val="ListParagraph"/>
        <w:numPr>
          <w:ilvl w:val="0"/>
          <w:numId w:val="33"/>
        </w:numPr>
      </w:pPr>
      <w:r>
        <w:t xml:space="preserve">ISO - International Organization for Standardization </w:t>
      </w:r>
    </w:p>
    <w:p w14:paraId="70AFE0DC" w14:textId="77777777" w:rsidR="001E16FF" w:rsidRDefault="001E16FF" w:rsidP="001E16FF">
      <w:pPr>
        <w:pStyle w:val="ListParagraph"/>
        <w:numPr>
          <w:ilvl w:val="0"/>
          <w:numId w:val="33"/>
        </w:numPr>
      </w:pPr>
      <w:r>
        <w:t xml:space="preserve">IETF - Internet Engineering Task Force </w:t>
      </w:r>
    </w:p>
    <w:p w14:paraId="26523CD1" w14:textId="77777777" w:rsidR="001E16FF" w:rsidRDefault="001E16FF" w:rsidP="001E16FF">
      <w:pPr>
        <w:pStyle w:val="ListParagraph"/>
        <w:numPr>
          <w:ilvl w:val="0"/>
          <w:numId w:val="33"/>
        </w:numPr>
      </w:pPr>
      <w:r>
        <w:t xml:space="preserve">SMTP - Simple Mail Transfer Protocol </w:t>
      </w:r>
    </w:p>
    <w:p w14:paraId="3BF3D48D" w14:textId="77777777" w:rsidR="001E16FF" w:rsidRDefault="001E16FF" w:rsidP="001E16FF">
      <w:pPr>
        <w:pStyle w:val="ListParagraph"/>
        <w:numPr>
          <w:ilvl w:val="0"/>
          <w:numId w:val="33"/>
        </w:numPr>
      </w:pPr>
      <w:r>
        <w:t xml:space="preserve">DNS - Domain Name System </w:t>
      </w:r>
    </w:p>
    <w:p w14:paraId="142DE8A9" w14:textId="77777777" w:rsidR="001E16FF" w:rsidRDefault="001E16FF" w:rsidP="001E16FF">
      <w:pPr>
        <w:pStyle w:val="ListParagraph"/>
        <w:numPr>
          <w:ilvl w:val="0"/>
          <w:numId w:val="33"/>
        </w:numPr>
      </w:pPr>
      <w:r>
        <w:t xml:space="preserve">DDoS - Distributed Denial of Service </w:t>
      </w:r>
    </w:p>
    <w:p w14:paraId="40436127" w14:textId="77777777" w:rsidR="001E16FF" w:rsidRDefault="001E16FF" w:rsidP="001E16FF">
      <w:pPr>
        <w:pStyle w:val="ListParagraph"/>
        <w:numPr>
          <w:ilvl w:val="0"/>
          <w:numId w:val="33"/>
        </w:numPr>
      </w:pPr>
      <w:r>
        <w:t xml:space="preserve">Контролни суми – битове, които се добавят към изпратените пакети, за да може да се провери дали данните, които са пристигнали, са верни или е възникнала грешка по време на изпращането им. </w:t>
      </w:r>
    </w:p>
    <w:p w14:paraId="73F2F320" w14:textId="48A0E98E" w:rsidR="001E16FF" w:rsidRDefault="001E16FF" w:rsidP="001E16FF">
      <w:pPr>
        <w:pStyle w:val="ListParagraph"/>
        <w:numPr>
          <w:ilvl w:val="0"/>
          <w:numId w:val="33"/>
        </w:numPr>
      </w:pPr>
      <w:r>
        <w:t>WGS84</w:t>
      </w:r>
      <w:r w:rsidR="00BC7F55">
        <w:rPr>
          <w:lang w:val="en-US"/>
        </w:rPr>
        <w:t xml:space="preserve"> -</w:t>
      </w:r>
      <w:r>
        <w:t xml:space="preserve"> World Geodetic System 1984 </w:t>
      </w:r>
    </w:p>
    <w:p w14:paraId="4A660A49" w14:textId="20195DFB" w:rsidR="001E16FF" w:rsidRPr="00BC7F55" w:rsidRDefault="001E16FF" w:rsidP="001E16FF">
      <w:pPr>
        <w:pStyle w:val="ListParagraph"/>
        <w:numPr>
          <w:ilvl w:val="0"/>
          <w:numId w:val="33"/>
        </w:numPr>
      </w:pPr>
      <w:r w:rsidRPr="00BC7F55">
        <w:t>ECEF</w:t>
      </w:r>
      <w:r w:rsidR="00BC7F55" w:rsidRPr="00BC7F55">
        <w:rPr>
          <w:lang w:val="en-US"/>
        </w:rPr>
        <w:t xml:space="preserve"> -</w:t>
      </w:r>
      <w:r w:rsidRPr="00BC7F55">
        <w:t xml:space="preserve"> Earth-Centered, Earth-Fixed</w:t>
      </w:r>
      <w:r w:rsidR="00BC7F55" w:rsidRPr="00BC7F55">
        <w:rPr>
          <w:lang w:val="en-US"/>
        </w:rPr>
        <w:t xml:space="preserve"> </w:t>
      </w:r>
      <w:r w:rsidR="00BC7F55" w:rsidRPr="00BC7F55">
        <w:t xml:space="preserve">системата за задаване на ротация изпозвана от авто пилота </w:t>
      </w:r>
      <w:proofErr w:type="spellStart"/>
      <w:r w:rsidR="00BC7F55" w:rsidRPr="00BC7F55">
        <w:rPr>
          <w:lang w:val="en-US"/>
        </w:rPr>
        <w:t>Ardupilot</w:t>
      </w:r>
      <w:proofErr w:type="spellEnd"/>
      <w:r w:rsidRPr="00BC7F55">
        <w:t xml:space="preserve"> </w:t>
      </w:r>
    </w:p>
    <w:p w14:paraId="47A56F81" w14:textId="77777777" w:rsidR="001E16FF" w:rsidRDefault="001E16FF" w:rsidP="001E16FF">
      <w:pPr>
        <w:pStyle w:val="ListParagraph"/>
        <w:numPr>
          <w:ilvl w:val="0"/>
          <w:numId w:val="33"/>
        </w:numPr>
      </w:pPr>
      <w:r>
        <w:t xml:space="preserve">Pitch, Yaw и Roll - трите основни измерения на движение или ротация на предмет в пространството </w:t>
      </w:r>
    </w:p>
    <w:p w14:paraId="30B391AA" w14:textId="77777777" w:rsidR="001E16FF" w:rsidRDefault="001E16FF" w:rsidP="001E16FF">
      <w:pPr>
        <w:pStyle w:val="ListParagraph"/>
        <w:numPr>
          <w:ilvl w:val="0"/>
          <w:numId w:val="33"/>
        </w:numPr>
      </w:pPr>
      <w:r>
        <w:t xml:space="preserve">ms - millisecond </w:t>
      </w:r>
    </w:p>
    <w:p w14:paraId="66E19886" w14:textId="1D875511" w:rsidR="001E16FF" w:rsidRDefault="001E16FF" w:rsidP="001E16FF">
      <w:pPr>
        <w:pStyle w:val="ListParagraph"/>
        <w:numPr>
          <w:ilvl w:val="0"/>
          <w:numId w:val="33"/>
        </w:numPr>
      </w:pPr>
      <w:r>
        <w:t>API - Application Programming Interface</w:t>
      </w:r>
    </w:p>
    <w:p w14:paraId="6BD722F9" w14:textId="72E24E3A" w:rsidR="00E539EB" w:rsidRDefault="00BC7F55" w:rsidP="001E16FF">
      <w:pPr>
        <w:pStyle w:val="ListParagraph"/>
        <w:numPr>
          <w:ilvl w:val="0"/>
          <w:numId w:val="33"/>
        </w:numPr>
        <w:rPr>
          <w:lang w:val="en-US"/>
        </w:rPr>
      </w:pPr>
      <w:r w:rsidRPr="00BC7F55">
        <w:t xml:space="preserve">RTL – </w:t>
      </w:r>
      <w:r w:rsidRPr="00BC7F55">
        <w:rPr>
          <w:lang w:val="en-US"/>
        </w:rPr>
        <w:t>Return to launch</w:t>
      </w:r>
    </w:p>
    <w:p w14:paraId="27513EC8" w14:textId="2016D2A7" w:rsidR="00BC7F55" w:rsidRPr="00E539EB" w:rsidRDefault="00E539EB" w:rsidP="00E539EB">
      <w:pPr>
        <w:spacing w:after="160" w:line="259" w:lineRule="auto"/>
        <w:ind w:left="0" w:firstLine="0"/>
        <w:jc w:val="left"/>
        <w:rPr>
          <w:lang w:val="en-US"/>
        </w:rPr>
      </w:pPr>
      <w:r>
        <w:rPr>
          <w:lang w:val="en-US"/>
        </w:rPr>
        <w:br w:type="page"/>
      </w:r>
    </w:p>
    <w:p w14:paraId="25733667" w14:textId="6334CE03" w:rsidR="00C81D49" w:rsidRDefault="00C81D49" w:rsidP="00FD7830">
      <w:pPr>
        <w:pStyle w:val="Heading1"/>
      </w:pPr>
      <w:bookmarkStart w:id="7" w:name="_Toc201085665"/>
      <w:r>
        <w:lastRenderedPageBreak/>
        <w:t>Увод</w:t>
      </w:r>
      <w:bookmarkEnd w:id="7"/>
    </w:p>
    <w:p w14:paraId="49B9391C" w14:textId="55C94774" w:rsidR="00925A8C" w:rsidRPr="00925A8C" w:rsidRDefault="00925A8C" w:rsidP="00925A8C">
      <w:pPr>
        <w:ind w:firstLine="698"/>
      </w:pPr>
      <w:r w:rsidRPr="00925A8C">
        <w:t>Темата на дипломната работа е подбрана, защото в нашето ежедневие все повече задачи започват да се изпълняват от дронове, независимо дали са управляеми или автономни. Дроновете могат да изпълняват разнообразие от задачи, за да улеснят живота на хората. Най-разпространено е използването им за целите на отбраната, като разузнаване, сканиране на терени и изпълнение на атаки. Пример за това е съвсем скорошната операция „Паяжина“, при която украински сили са използвали дронове, за да ударят ключови цели от ядрения запас на Русия</w:t>
      </w:r>
      <w:r w:rsidR="00702615">
        <w:t xml:space="preserve"> </w:t>
      </w:r>
      <w:r w:rsidRPr="00925A8C">
        <w:t>[17]. От кадрите от атаката ясно се вижда, че за задаване на мисията е използван именно софтуер Mission Planner. Но те намират множество приложения и в цивилния сектор. Например, в земеделието, с тяхна помощ реколтата може лесно да бъде следена за ранно откриване на проблеми със засушаване или болести по растенията и да бъде прецизно пръскана с торове и пестициди. Друга област, в която дроновете могат да бъдат изключително полезни, е по време на търсене на хора, изчезнали в трудно достъпни терени, защото те могат да спестят ценно време, за локализиране изгубени хора, което може да доведе до тяхното спасяване. Напоследък време компании като Amazon и UPS вече тестват доставки с дронове, което може да ускори логистиката и да намали трафика.</w:t>
      </w:r>
    </w:p>
    <w:p w14:paraId="61D0D53D" w14:textId="346FE043" w:rsidR="00925A8C" w:rsidRPr="00925A8C" w:rsidRDefault="00925A8C" w:rsidP="00925A8C">
      <w:pPr>
        <w:ind w:firstLine="698"/>
      </w:pPr>
      <w:r w:rsidRPr="00925A8C">
        <w:t>Съществува разнообразие от различен софтуер за планиране и изпълнение на летателни мисии. Пример за това е AirSim, който е разработен от Microsoft и предоставя платформа с отворен код за симулация на дронове и автономни превозни средства с реалистична графика. Друг</w:t>
      </w:r>
      <w:r w:rsidR="00702615">
        <w:t xml:space="preserve"> </w:t>
      </w:r>
      <w:r w:rsidR="009D11B9">
        <w:t>–</w:t>
      </w:r>
      <w:r w:rsidRPr="00925A8C">
        <w:t xml:space="preserve"> QgroundControl, който също предоставя отворен код за наземния терминал и е съвместим с всички дронове, които използват протокола MavLink. Той е насочен основно към професионални потребители и предоставя софтуер, който не е толкова лесен за използване, но е много силен. Повечето от тях не наблягат на триизмерната визуализация и са значително сложни за използване особено за потребители, които ги използват за първи път.</w:t>
      </w:r>
    </w:p>
    <w:p w14:paraId="23917ED9" w14:textId="3CA3118E" w:rsidR="00925A8C" w:rsidRPr="00925A8C" w:rsidRDefault="00925A8C" w:rsidP="00925A8C">
      <w:pPr>
        <w:ind w:firstLine="698"/>
      </w:pPr>
      <w:r w:rsidRPr="00925A8C">
        <w:t xml:space="preserve">Затова настоящата дипломна работа </w:t>
      </w:r>
      <w:r w:rsidR="009D11B9">
        <w:t>поставя</w:t>
      </w:r>
      <w:r w:rsidRPr="00925A8C">
        <w:t xml:space="preserve"> следните цели с помощта на </w:t>
      </w:r>
      <w:r w:rsidR="00CA3124">
        <w:t>следните</w:t>
      </w:r>
      <w:r w:rsidRPr="00925A8C">
        <w:t xml:space="preserve"> задачи.</w:t>
      </w:r>
    </w:p>
    <w:p w14:paraId="17A68EAE" w14:textId="327F709C" w:rsidR="00D511F6" w:rsidRDefault="00FD7830" w:rsidP="00E86245">
      <w:pPr>
        <w:pStyle w:val="Heading2"/>
      </w:pPr>
      <w:bookmarkStart w:id="8" w:name="_Toc201085666"/>
      <w:r>
        <w:lastRenderedPageBreak/>
        <w:t>Цели и задачи</w:t>
      </w:r>
      <w:bookmarkEnd w:id="8"/>
      <w:r>
        <w:t xml:space="preserve"> </w:t>
      </w:r>
    </w:p>
    <w:p w14:paraId="04F610E0" w14:textId="77777777" w:rsidR="00925A8C" w:rsidRPr="00925A8C" w:rsidRDefault="00925A8C" w:rsidP="00925A8C">
      <w:pPr>
        <w:ind w:firstLine="698"/>
      </w:pPr>
      <w:r w:rsidRPr="00925A8C">
        <w:t xml:space="preserve">Целта на настоящата дипломна работа е да се разработи симулатор на полети, като се подават данни от автопилот на софтуера за планиране на безпилотни полети Mission Planner. Основната идея е да се създаде опростена 3D среда, в която полетът на безпилотното летателно средство може да бъде проследява в реално време. Също така, тази среда ще дава възможност за добавяне на симулации на различни ситуации. </w:t>
      </w:r>
    </w:p>
    <w:p w14:paraId="6EF2021E" w14:textId="77777777" w:rsidR="00925A8C" w:rsidRPr="00925A8C" w:rsidRDefault="00925A8C" w:rsidP="00925A8C">
      <w:pPr>
        <w:ind w:firstLine="698"/>
      </w:pPr>
      <w:r w:rsidRPr="00925A8C">
        <w:t xml:space="preserve">За постигане на целта са формулирани следните задачи: </w:t>
      </w:r>
    </w:p>
    <w:p w14:paraId="3B9AB93B" w14:textId="4D581D2F" w:rsidR="0053684D" w:rsidRPr="0053684D" w:rsidRDefault="0053684D" w:rsidP="0053684D">
      <w:pPr>
        <w:pStyle w:val="ListParagraph"/>
        <w:numPr>
          <w:ilvl w:val="0"/>
          <w:numId w:val="2"/>
        </w:numPr>
      </w:pPr>
      <w:r w:rsidRPr="0053684D">
        <w:t>Да се изготви к</w:t>
      </w:r>
      <w:r w:rsidRPr="00D31A48">
        <w:t>онцеп</w:t>
      </w:r>
      <w:r w:rsidRPr="0053684D">
        <w:t>ция</w:t>
      </w:r>
      <w:r w:rsidR="00D31A48">
        <w:rPr>
          <w:lang w:val="en-US"/>
        </w:rPr>
        <w:t xml:space="preserve"> </w:t>
      </w:r>
      <w:r w:rsidR="00D31A48">
        <w:t xml:space="preserve">за приложението която да подпомогне разработката </w:t>
      </w:r>
      <w:r w:rsidRPr="0053684D">
        <w:t xml:space="preserve"> </w:t>
      </w:r>
    </w:p>
    <w:p w14:paraId="39C0E11A" w14:textId="29F174EA" w:rsidR="0053684D" w:rsidRPr="0053684D" w:rsidRDefault="0053684D" w:rsidP="0053684D">
      <w:pPr>
        <w:pStyle w:val="ListParagraph"/>
        <w:numPr>
          <w:ilvl w:val="0"/>
          <w:numId w:val="2"/>
        </w:numPr>
      </w:pPr>
      <w:r w:rsidRPr="0053684D">
        <w:t xml:space="preserve">Да се проучи и анализира софтуерът Mission Planner предоставен от създателите на ArduPilot </w:t>
      </w:r>
    </w:p>
    <w:p w14:paraId="37888607" w14:textId="7ED15C47" w:rsidR="0053684D" w:rsidRDefault="0053684D" w:rsidP="0053684D">
      <w:pPr>
        <w:pStyle w:val="ListParagraph"/>
        <w:numPr>
          <w:ilvl w:val="0"/>
          <w:numId w:val="2"/>
        </w:numPr>
      </w:pPr>
      <w:r w:rsidRPr="0053684D">
        <w:t>Да се проучат и анализират протоколите за пренос на данни TCP, UDP и MavLink</w:t>
      </w:r>
    </w:p>
    <w:p w14:paraId="40CE1085" w14:textId="0272DDF3" w:rsidR="0053684D" w:rsidRPr="00A91D0E" w:rsidRDefault="00A91D0E" w:rsidP="0053684D">
      <w:pPr>
        <w:pStyle w:val="ListParagraph"/>
        <w:numPr>
          <w:ilvl w:val="0"/>
          <w:numId w:val="2"/>
        </w:numPr>
      </w:pPr>
      <w:r>
        <w:t xml:space="preserve">Да се направи анализ на </w:t>
      </w:r>
      <w:r w:rsidRPr="00A91D0E">
        <w:t>игровия енджин</w:t>
      </w:r>
      <w:r>
        <w:t xml:space="preserve"> </w:t>
      </w:r>
      <w:r>
        <w:rPr>
          <w:lang w:val="en-US"/>
        </w:rPr>
        <w:t>Unreal Engine 4</w:t>
      </w:r>
      <w:r>
        <w:t xml:space="preserve">, както и на софтуерната добавка към него </w:t>
      </w:r>
      <w:r>
        <w:rPr>
          <w:lang w:val="en-US"/>
        </w:rPr>
        <w:t>Cesium for Unreal</w:t>
      </w:r>
    </w:p>
    <w:p w14:paraId="1EF8871C" w14:textId="5257DDF1" w:rsidR="00A91D0E" w:rsidRPr="00925A8C" w:rsidRDefault="00A04ACA" w:rsidP="00925A8C">
      <w:pPr>
        <w:pStyle w:val="ListParagraph"/>
        <w:numPr>
          <w:ilvl w:val="0"/>
          <w:numId w:val="2"/>
        </w:numPr>
        <w:spacing w:before="100" w:beforeAutospacing="1" w:after="100" w:afterAutospacing="1" w:line="240" w:lineRule="auto"/>
        <w:jc w:val="left"/>
        <w:rPr>
          <w:color w:val="auto"/>
          <w:szCs w:val="24"/>
        </w:rPr>
      </w:pPr>
      <w:r>
        <w:rPr>
          <w:color w:val="auto"/>
          <w:szCs w:val="24"/>
        </w:rPr>
        <w:t xml:space="preserve">Да се разработи модул, </w:t>
      </w:r>
      <w:r w:rsidR="00925A8C" w:rsidRPr="00925A8C">
        <w:rPr>
          <w:color w:val="auto"/>
          <w:szCs w:val="24"/>
        </w:rPr>
        <w:t xml:space="preserve">който отговаря за трансфера на данни от наземния контрол към симулатора </w:t>
      </w:r>
    </w:p>
    <w:p w14:paraId="00F55F45" w14:textId="11821059" w:rsidR="00A91D0E" w:rsidRPr="00A91D0E" w:rsidRDefault="00DB092D" w:rsidP="00A91D0E">
      <w:pPr>
        <w:pStyle w:val="ListParagraph"/>
        <w:numPr>
          <w:ilvl w:val="0"/>
          <w:numId w:val="2"/>
        </w:numPr>
      </w:pPr>
      <w:bookmarkStart w:id="9" w:name="_Toc49939"/>
      <w:r>
        <w:t>Д</w:t>
      </w:r>
      <w:r w:rsidR="00A91D0E" w:rsidRPr="00A91D0E">
        <w:t>а се визуализира</w:t>
      </w:r>
      <w:r>
        <w:t>т получените данни</w:t>
      </w:r>
      <w:r w:rsidR="00A91D0E" w:rsidRPr="00A91D0E">
        <w:t xml:space="preserve"> в Unreal Engine</w:t>
      </w:r>
    </w:p>
    <w:p w14:paraId="6C9F3315" w14:textId="56AAC36F" w:rsidR="00A91D0E" w:rsidRDefault="00A91D0E" w:rsidP="00DD738A">
      <w:pPr>
        <w:pStyle w:val="ListParagraph"/>
        <w:numPr>
          <w:ilvl w:val="0"/>
          <w:numId w:val="2"/>
        </w:numPr>
        <w:rPr>
          <w:color w:val="auto"/>
        </w:rPr>
      </w:pPr>
      <w:r>
        <w:t>Да се разгледат резултатите и да се предложат начини за надграждане на разработения до момента софтуер</w:t>
      </w:r>
    </w:p>
    <w:p w14:paraId="1D8A2A62" w14:textId="77777777" w:rsidR="00A91D0E" w:rsidRDefault="00A91D0E" w:rsidP="00A91D0E">
      <w:pPr>
        <w:pStyle w:val="Heading2"/>
        <w:ind w:left="701"/>
      </w:pPr>
      <w:bookmarkStart w:id="10" w:name="_Toc201085667"/>
      <w:r>
        <w:t>Структура и обем</w:t>
      </w:r>
      <w:bookmarkEnd w:id="10"/>
      <w:r>
        <w:t xml:space="preserve"> </w:t>
      </w:r>
      <w:bookmarkEnd w:id="9"/>
    </w:p>
    <w:p w14:paraId="0E953381" w14:textId="46C0316B" w:rsidR="00925A8C" w:rsidRPr="00925A8C" w:rsidRDefault="00925A8C" w:rsidP="00925A8C">
      <w:pPr>
        <w:ind w:firstLine="691"/>
      </w:pPr>
      <w:r w:rsidRPr="00925A8C">
        <w:t xml:space="preserve">Настоящата дипломна работа е с обем </w:t>
      </w:r>
      <w:r w:rsidR="002A693C">
        <w:t>51</w:t>
      </w:r>
      <w:r w:rsidRPr="00925A8C">
        <w:t xml:space="preserve"> страници и се състои от списък на фигурите, речник на използваната терминология и съкращения, увод, изложение в четири глави, заключение и библиография. </w:t>
      </w:r>
    </w:p>
    <w:p w14:paraId="0CE597E3" w14:textId="4E4DCC95" w:rsidR="00925A8C" w:rsidRPr="00925A8C" w:rsidRDefault="00925A8C" w:rsidP="00925A8C">
      <w:pPr>
        <w:ind w:firstLine="691"/>
      </w:pPr>
      <w:r w:rsidRPr="00925A8C">
        <w:t xml:space="preserve">В първа глава се разглеждат автопилотът ArduoPilot, платформата за планиране и изпълнение на мисии с безпилотни летателни апарати Mission Planner и техния специализиран и оптимизиран протокол за пренос на данни от летателния апарат към наземния контрол MavLink. </w:t>
      </w:r>
    </w:p>
    <w:p w14:paraId="5F008B09" w14:textId="77777777" w:rsidR="00925A8C" w:rsidRPr="00925A8C" w:rsidRDefault="00925A8C" w:rsidP="00925A8C">
      <w:pPr>
        <w:ind w:firstLine="691"/>
      </w:pPr>
      <w:r w:rsidRPr="00925A8C">
        <w:t xml:space="preserve">Във втора глава са представени двата протокола за пренос на данни, UDP и TCP. Направена е съпоставка между двата протокола, представени са техните предимства и </w:t>
      </w:r>
      <w:r w:rsidRPr="00925A8C">
        <w:lastRenderedPageBreak/>
        <w:t xml:space="preserve">недостатъци и е обяснено защо са подбрани и използвани при разработката на симулатора. </w:t>
      </w:r>
    </w:p>
    <w:p w14:paraId="32E2B6DE" w14:textId="77777777" w:rsidR="00925A8C" w:rsidRPr="00925A8C" w:rsidRDefault="00925A8C" w:rsidP="00925A8C">
      <w:pPr>
        <w:ind w:firstLine="691"/>
      </w:pPr>
      <w:r w:rsidRPr="00925A8C">
        <w:t xml:space="preserve">В трета глава се разглеждат основите на софтуера Unreal Engine 4. Разгледани са неговите компоненти, файловата структура на създадения проект. Подробно е разгледана и софтуерната добавка Cesium for Unreal, чрез която е изградено нивото за симулация на полета. </w:t>
      </w:r>
    </w:p>
    <w:p w14:paraId="3E8E35AB" w14:textId="77777777" w:rsidR="00925A8C" w:rsidRPr="00925A8C" w:rsidRDefault="00925A8C" w:rsidP="00925A8C">
      <w:pPr>
        <w:ind w:firstLine="691"/>
      </w:pPr>
      <w:r w:rsidRPr="00925A8C">
        <w:t xml:space="preserve">В последната, четвърта глава на дипломната работа, е описан подробно целият процес на софтуерната разработка. Представени са срещнатите проблеми в процеса на разработка и тяхното решаване. </w:t>
      </w:r>
    </w:p>
    <w:p w14:paraId="70ADC4D9" w14:textId="77777777" w:rsidR="00925A8C" w:rsidRPr="00925A8C" w:rsidRDefault="00925A8C" w:rsidP="00925A8C">
      <w:pPr>
        <w:ind w:firstLine="691"/>
      </w:pPr>
      <w:r w:rsidRPr="00925A8C">
        <w:t xml:space="preserve">В заключителната част от настоящата дипломна работа се обобщават постигнатите резултати и се набелязват перспективи за бъдещо развитие. </w:t>
      </w:r>
    </w:p>
    <w:p w14:paraId="5565AFF8" w14:textId="4F2075B6" w:rsidR="00E539EB" w:rsidRDefault="00925A8C" w:rsidP="00925A8C">
      <w:pPr>
        <w:ind w:firstLine="691"/>
      </w:pPr>
      <w:r w:rsidRPr="00925A8C">
        <w:t>Приложената библиография е в обем от 2 страници и съдържа общо 16 литературни източника на английски език и 1 на български език. Тя обхваща 4 научни статии, 1 журналистическа статия и 12 интернет източника.</w:t>
      </w:r>
    </w:p>
    <w:p w14:paraId="59167F5A" w14:textId="3BE4A49F" w:rsidR="00925A8C" w:rsidRPr="00925A8C" w:rsidRDefault="00E539EB" w:rsidP="00E539EB">
      <w:pPr>
        <w:spacing w:after="160" w:line="259" w:lineRule="auto"/>
        <w:ind w:left="0" w:firstLine="0"/>
        <w:jc w:val="left"/>
      </w:pPr>
      <w:r>
        <w:br w:type="page"/>
      </w:r>
    </w:p>
    <w:p w14:paraId="0A30913B" w14:textId="2FB90B4A" w:rsidR="00860069" w:rsidRDefault="00860069" w:rsidP="00860069">
      <w:pPr>
        <w:pStyle w:val="Heading1"/>
      </w:pPr>
      <w:bookmarkStart w:id="11" w:name="_Toc201085668"/>
      <w:r w:rsidRPr="00860069">
        <w:lastRenderedPageBreak/>
        <w:t>Глава 1. Автопилот, програмиране на летателна мисия и приемане на данни от дрона</w:t>
      </w:r>
      <w:bookmarkEnd w:id="11"/>
    </w:p>
    <w:p w14:paraId="22CD6B01" w14:textId="77777777" w:rsidR="00925A8C" w:rsidRDefault="00925A8C" w:rsidP="00925A8C">
      <w:pPr>
        <w:ind w:firstLine="698"/>
        <w:rPr>
          <w:color w:val="auto"/>
        </w:rPr>
      </w:pPr>
      <w:r>
        <w:t>Изпълнението на една летателна мисия включва значителна предварителна подготовка: настройване на автопилота, свързването му с наземния контрол, задаване на мисията и летателния план. В тази глава от дипломната работа подробно ще разгледаме автопилота ArduPilot [1], софтуера Mission Planner [2] и протокола MavLink [3], по който се извършва преносът на данни.</w:t>
      </w:r>
    </w:p>
    <w:p w14:paraId="05CFC711" w14:textId="5AF70FA3" w:rsidR="00A35DC2" w:rsidRDefault="002C5857" w:rsidP="00A35DC2">
      <w:pPr>
        <w:pStyle w:val="Heading2"/>
      </w:pPr>
      <w:bookmarkStart w:id="12" w:name="_Toc201085669"/>
      <w:r>
        <w:t xml:space="preserve">1.1 </w:t>
      </w:r>
      <w:r w:rsidR="00A35DC2">
        <w:t>А</w:t>
      </w:r>
      <w:r w:rsidR="00A35DC2" w:rsidRPr="00A35DC2">
        <w:t>втопилота Ardupilot</w:t>
      </w:r>
      <w:bookmarkEnd w:id="12"/>
    </w:p>
    <w:p w14:paraId="63F69D6C" w14:textId="236ADACC" w:rsidR="00925A8C" w:rsidRDefault="00925A8C" w:rsidP="00925A8C">
      <w:pPr>
        <w:ind w:firstLine="698"/>
        <w:rPr>
          <w:color w:val="auto"/>
        </w:rPr>
      </w:pPr>
      <w:r>
        <w:t>ArduPilot</w:t>
      </w:r>
      <w:r w:rsidR="003B0451">
        <w:rPr>
          <w:lang w:val="en-US"/>
        </w:rPr>
        <w:t xml:space="preserve"> [1]</w:t>
      </w:r>
      <w:r>
        <w:t xml:space="preserve"> започва своето развитие през 2007 г. като хоби проект с отворен код, създаден от Хорхе Сантана и Джейсон Шорт с цел изграждане на автопилотна система за малки безпилотни летателни апарати (дронове). Първоначално базиран на Arduino платформи, ArduPilot бързо привлича вниманието на общността с лесната си достъпност и гъвкавост. През следващите години проектът се разширява значително, включвайки поддръжка за самолети, хеликоптери, многороторни дронове и наземни и морски роботи. През 2011 г. е създадена общността DIY Drones</w:t>
      </w:r>
      <w:r w:rsidR="00D16C70">
        <w:rPr>
          <w:lang w:val="en-US"/>
        </w:rPr>
        <w:t xml:space="preserve"> </w:t>
      </w:r>
      <w:r>
        <w:t xml:space="preserve">[16], която става основен двигател за развитието на ArduPilot. До 2016 г. ArduPilot се превръща в една от най-напредналите и използвани отворени платформи за автономни системи, с богата функционалност, поддръжка на множество хардуерни платформи и широко приложение в научни, индустриални и хоби проекти. През 2016 г. </w:t>
      </w:r>
      <w:r>
        <w:rPr>
          <w:rStyle w:val="underline"/>
        </w:rPr>
        <w:t>става</w:t>
      </w:r>
      <w:r>
        <w:t xml:space="preserve"> независим и до ден днешен се разраства благодарение на голямата общност около него.</w:t>
      </w:r>
    </w:p>
    <w:p w14:paraId="070224E2" w14:textId="77777777" w:rsidR="00925A8C" w:rsidRDefault="00925A8C" w:rsidP="00925A8C">
      <w:pPr>
        <w:ind w:firstLine="698"/>
      </w:pPr>
      <w:r>
        <w:t xml:space="preserve">ArduPilot позволява създаването и използването на надеждни, автономни, безпилотни системи за управление на превозни средства. ArduPilot предоставя цялостен набор от инструменти, подходящи за множество превозни средства и приложения. Като проект с отворен код, той непрекъснато се развива благодарение на бързата обратна връзка от голяма общност от потребители и разработчици. Екипът за разработка работи съвместно с общността и търговски партньори, за да добавя функционалности към ArduPilot, които са в полза на всички. Въпреки че ArduPilot не произвежда хардуер, неговият фърмуер работи с голямо разнообразие от различни хардуерни платформи за управление на автономни превозни средства от всякакъв тип. Примери за това са </w:t>
      </w:r>
      <w:r>
        <w:lastRenderedPageBreak/>
        <w:t xml:space="preserve">мултикоптери, традиционни хеликоптери, самолети с неподвижно крило, лодки, подводници, роувъри и други. </w:t>
      </w:r>
      <w:r>
        <w:rPr>
          <w:rStyle w:val="underline"/>
        </w:rPr>
        <w:t>В съчетание със софтуер за наземен контрол, безпилотните превозни средства, работещи с ArduPilot, могат да разполагат с усъвършенствани функции.</w:t>
      </w:r>
    </w:p>
    <w:p w14:paraId="784DB41C" w14:textId="77777777" w:rsidR="00925A8C" w:rsidRDefault="00925A8C" w:rsidP="00925A8C">
      <w:pPr>
        <w:ind w:firstLine="557"/>
      </w:pPr>
      <w:r>
        <w:rPr>
          <w:rStyle w:val="underline"/>
        </w:rPr>
        <w:t>Някои от тези функции, които този автопилот предоставя, са:</w:t>
      </w:r>
    </w:p>
    <w:p w14:paraId="7D7285B9" w14:textId="45AD543D" w:rsidR="009E2DEE" w:rsidRDefault="002C5857" w:rsidP="009E2DEE">
      <w:pPr>
        <w:pStyle w:val="ListParagraph"/>
        <w:numPr>
          <w:ilvl w:val="0"/>
          <w:numId w:val="4"/>
        </w:numPr>
      </w:pPr>
      <w:r>
        <w:t>Безпилотно и</w:t>
      </w:r>
      <w:r w:rsidR="009E2DEE">
        <w:t xml:space="preserve">зпълнение на предварително зададени мисии безпилотно </w:t>
      </w:r>
    </w:p>
    <w:p w14:paraId="30AD0C9D" w14:textId="55E46C51" w:rsidR="009E2DEE" w:rsidRDefault="009E2DEE" w:rsidP="009E2DEE">
      <w:pPr>
        <w:pStyle w:val="ListParagraph"/>
        <w:numPr>
          <w:ilvl w:val="0"/>
          <w:numId w:val="4"/>
        </w:numPr>
      </w:pPr>
      <w:r>
        <w:t>Опции за аварийна защита в случай на загуба на сигнал, ниско ниво на батерията или други системни повреди.</w:t>
      </w:r>
    </w:p>
    <w:p w14:paraId="371C37C4" w14:textId="5F776971" w:rsidR="009E2DEE" w:rsidRDefault="009E2DEE" w:rsidP="009E2DEE">
      <w:pPr>
        <w:pStyle w:val="ListParagraph"/>
        <w:numPr>
          <w:ilvl w:val="0"/>
          <w:numId w:val="4"/>
        </w:numPr>
      </w:pPr>
      <w:r>
        <w:t>Триос</w:t>
      </w:r>
      <w:r w:rsidR="002C5857">
        <w:t>о</w:t>
      </w:r>
      <w:r>
        <w:t>во управление и стабилизация на камерата</w:t>
      </w:r>
      <w:r w:rsidR="002C5857">
        <w:t xml:space="preserve"> на дрона</w:t>
      </w:r>
      <w:r>
        <w:t xml:space="preserve"> и връзка за предаване на живо с програмируем дисплей.</w:t>
      </w:r>
    </w:p>
    <w:p w14:paraId="0974C354" w14:textId="283490C9" w:rsidR="009E2DEE" w:rsidRDefault="009E2DEE" w:rsidP="009E2DEE">
      <w:pPr>
        <w:pStyle w:val="ListParagraph"/>
        <w:numPr>
          <w:ilvl w:val="0"/>
          <w:numId w:val="4"/>
        </w:numPr>
      </w:pPr>
      <w:r>
        <w:t xml:space="preserve">Двупосочна комуникация в реално време между наземната станция и </w:t>
      </w:r>
      <w:r w:rsidR="002C5857">
        <w:t>автопилота</w:t>
      </w:r>
      <w:r>
        <w:t xml:space="preserve">, включително </w:t>
      </w:r>
      <w:bookmarkStart w:id="13" w:name="_Hlk200715667"/>
      <w:r>
        <w:t>GPS</w:t>
      </w:r>
      <w:bookmarkEnd w:id="13"/>
      <w:r>
        <w:t xml:space="preserve"> позиция, състояние на батерията и друга текуща информация.</w:t>
      </w:r>
    </w:p>
    <w:p w14:paraId="5CF449C3" w14:textId="12388B16" w:rsidR="009E2DEE" w:rsidRDefault="009E2DEE" w:rsidP="009E2DEE">
      <w:pPr>
        <w:pStyle w:val="ListParagraph"/>
        <w:numPr>
          <w:ilvl w:val="0"/>
          <w:numId w:val="4"/>
        </w:numPr>
      </w:pPr>
      <w:r>
        <w:t xml:space="preserve">Пълно записване на данни за цялостен анализ след мисията, с инструменти за </w:t>
      </w:r>
      <w:r w:rsidR="007D40CA">
        <w:t>визуализация</w:t>
      </w:r>
      <w:r>
        <w:t xml:space="preserve"> и картографиране чрез Google Earth.</w:t>
      </w:r>
    </w:p>
    <w:p w14:paraId="3C5D43EC" w14:textId="6F9F9BE2" w:rsidR="0085604D" w:rsidRDefault="0085604D" w:rsidP="009E2DEE">
      <w:pPr>
        <w:pStyle w:val="ListParagraph"/>
        <w:numPr>
          <w:ilvl w:val="0"/>
          <w:numId w:val="4"/>
        </w:numPr>
      </w:pPr>
      <w:r>
        <w:t>Безкрайни възможности за персонализация и разширени способности за мисии.</w:t>
      </w:r>
    </w:p>
    <w:p w14:paraId="592C2CC7" w14:textId="7A7075F9" w:rsidR="0085604D" w:rsidRDefault="0085604D" w:rsidP="009E2DEE">
      <w:pPr>
        <w:pStyle w:val="ListParagraph"/>
        <w:numPr>
          <w:ilvl w:val="0"/>
          <w:numId w:val="4"/>
        </w:numPr>
      </w:pPr>
      <w:r>
        <w:t xml:space="preserve">Водещи в индустрията алгоритми за управление на всякакви видове </w:t>
      </w:r>
      <w:r w:rsidR="007D40CA">
        <w:t xml:space="preserve">автономни </w:t>
      </w:r>
      <w:r>
        <w:t>превозни средства.</w:t>
      </w:r>
    </w:p>
    <w:p w14:paraId="0EBC0D75" w14:textId="10AD2D32" w:rsidR="0098625D" w:rsidRDefault="007D40CA" w:rsidP="0098625D">
      <w:pPr>
        <w:pStyle w:val="Heading2"/>
        <w:rPr>
          <w:lang w:val="en-US"/>
        </w:rPr>
      </w:pPr>
      <w:bookmarkStart w:id="14" w:name="_Toc201085670"/>
      <w:r>
        <w:t xml:space="preserve">1.2 </w:t>
      </w:r>
      <w:r w:rsidR="0098625D">
        <w:t xml:space="preserve">Наземен контрол. </w:t>
      </w:r>
      <w:r w:rsidR="0098625D">
        <w:rPr>
          <w:lang w:val="en-US"/>
        </w:rPr>
        <w:t>Mission Planner</w:t>
      </w:r>
      <w:bookmarkEnd w:id="14"/>
    </w:p>
    <w:p w14:paraId="7DD64E44" w14:textId="03AC3983" w:rsidR="00F97FF8" w:rsidRDefault="0098625D" w:rsidP="00AF15AF">
      <w:pPr>
        <w:ind w:firstLine="698"/>
      </w:pPr>
      <w:r>
        <w:t xml:space="preserve">За изпълнението на </w:t>
      </w:r>
      <w:r w:rsidR="007D40CA">
        <w:t>произволна</w:t>
      </w:r>
      <w:r>
        <w:t xml:space="preserve"> летателна мисия е необходим наземен контрол. </w:t>
      </w:r>
      <w:r w:rsidR="00F97FF8">
        <w:rPr>
          <w:lang w:val="en-US"/>
        </w:rPr>
        <w:t xml:space="preserve">Mission Planner </w:t>
      </w:r>
      <w:r w:rsidR="003B0451">
        <w:rPr>
          <w:lang w:val="en-US"/>
        </w:rPr>
        <w:t xml:space="preserve">[2] </w:t>
      </w:r>
      <w:r w:rsidR="00F97FF8">
        <w:t>е безплотно приложение с отворен код, за наземен контрол за самолети, хеликоптери, мултикоптери и роувъри</w:t>
      </w:r>
      <w:r w:rsidR="007D40CA">
        <w:t>,</w:t>
      </w:r>
      <w:r w:rsidR="007D40CA" w:rsidRPr="007D40CA">
        <w:t xml:space="preserve"> </w:t>
      </w:r>
      <w:r w:rsidR="007D40CA">
        <w:t>разработено от Майкъл Оборне</w:t>
      </w:r>
      <w:r w:rsidR="00F97FF8">
        <w:t xml:space="preserve">. </w:t>
      </w:r>
      <w:r w:rsidR="007D40CA">
        <w:t>Софтуерът е с</w:t>
      </w:r>
      <w:r w:rsidR="00F97FF8">
        <w:t>ъвместим само с</w:t>
      </w:r>
      <w:r w:rsidR="007D40CA">
        <w:t xml:space="preserve"> операцион</w:t>
      </w:r>
      <w:r w:rsidR="00D16C70">
        <w:t>н</w:t>
      </w:r>
      <w:r w:rsidR="007D40CA">
        <w:t>ата система</w:t>
      </w:r>
      <w:r w:rsidR="00F97FF8">
        <w:t xml:space="preserve"> </w:t>
      </w:r>
      <w:r w:rsidR="00F97FF8">
        <w:rPr>
          <w:lang w:val="en-US"/>
        </w:rPr>
        <w:t>Windows</w:t>
      </w:r>
      <w:r w:rsidR="00F97FF8">
        <w:t>. Може да се използва като инструмент за конфигуриране или като динамично допълнение за управление на  автономно превозно средство.</w:t>
      </w:r>
    </w:p>
    <w:p w14:paraId="5AF3324C" w14:textId="38EB475A" w:rsidR="004F203B" w:rsidRDefault="007D40CA" w:rsidP="004F203B">
      <w:pPr>
        <w:pStyle w:val="Heading3"/>
        <w:rPr>
          <w:color w:val="auto"/>
          <w:sz w:val="24"/>
        </w:rPr>
      </w:pPr>
      <w:bookmarkStart w:id="15" w:name="_Toc201085671"/>
      <w:r>
        <w:t xml:space="preserve">1.2.1 </w:t>
      </w:r>
      <w:r w:rsidR="004F203B">
        <w:t>Свързване на Mission Planner с ArduPilot.</w:t>
      </w:r>
      <w:bookmarkEnd w:id="15"/>
    </w:p>
    <w:p w14:paraId="646B3BB1" w14:textId="1CB27CB6" w:rsidR="004F203B" w:rsidRDefault="004F203B" w:rsidP="00AF15AF">
      <w:pPr>
        <w:ind w:firstLine="698"/>
      </w:pPr>
      <w:r w:rsidRPr="004F203B">
        <w:t xml:space="preserve">За да е възможно изпълнението на </w:t>
      </w:r>
      <w:r w:rsidR="007D40CA">
        <w:t>дадена</w:t>
      </w:r>
      <w:r w:rsidRPr="004F203B">
        <w:t xml:space="preserve"> мисия</w:t>
      </w:r>
      <w:r w:rsidR="00764462">
        <w:t>,</w:t>
      </w:r>
      <w:r w:rsidRPr="004F203B">
        <w:t xml:space="preserve"> първо е необходимо</w:t>
      </w:r>
      <w:r w:rsidR="000C58D1" w:rsidRPr="000C58D1">
        <w:t xml:space="preserve"> </w:t>
      </w:r>
      <w:r w:rsidR="000C58D1" w:rsidRPr="004F203B">
        <w:t>Mission Planner</w:t>
      </w:r>
      <w:r w:rsidRPr="004F203B">
        <w:t xml:space="preserve"> да</w:t>
      </w:r>
      <w:r w:rsidR="000C58D1">
        <w:rPr>
          <w:lang w:val="en-US"/>
        </w:rPr>
        <w:t xml:space="preserve"> </w:t>
      </w:r>
      <w:r w:rsidR="000C58D1">
        <w:t xml:space="preserve">се </w:t>
      </w:r>
      <w:r w:rsidRPr="004F203B">
        <w:t>свърже с автопилот</w:t>
      </w:r>
      <w:r w:rsidR="00D16C70">
        <w:t>а</w:t>
      </w:r>
      <w:r w:rsidRPr="004F203B">
        <w:t xml:space="preserve">. За да </w:t>
      </w:r>
      <w:r w:rsidR="000C58D1">
        <w:t xml:space="preserve">се </w:t>
      </w:r>
      <w:r w:rsidRPr="004F203B">
        <w:t xml:space="preserve">установи </w:t>
      </w:r>
      <w:r w:rsidR="000C58D1">
        <w:t xml:space="preserve">тази </w:t>
      </w:r>
      <w:r w:rsidRPr="004F203B">
        <w:t>връзка, първо</w:t>
      </w:r>
      <w:r w:rsidR="007D40CA">
        <w:t xml:space="preserve"> се</w:t>
      </w:r>
      <w:r w:rsidRPr="004F203B">
        <w:t xml:space="preserve"> изб</w:t>
      </w:r>
      <w:r w:rsidR="000C58D1">
        <w:t>и</w:t>
      </w:r>
      <w:r w:rsidRPr="004F203B">
        <w:t>р</w:t>
      </w:r>
      <w:r w:rsidR="000C58D1">
        <w:t>а</w:t>
      </w:r>
      <w:r w:rsidRPr="004F203B">
        <w:t xml:space="preserve"> метод за комуникация, който</w:t>
      </w:r>
      <w:r w:rsidR="007D40CA">
        <w:t xml:space="preserve"> ще се </w:t>
      </w:r>
      <w:r w:rsidRPr="004F203B">
        <w:t>използва, и след това</w:t>
      </w:r>
      <w:r w:rsidR="007D40CA">
        <w:t xml:space="preserve"> се</w:t>
      </w:r>
      <w:r w:rsidRPr="004F203B">
        <w:t xml:space="preserve"> настрои</w:t>
      </w:r>
      <w:r w:rsidR="000C58D1">
        <w:t>ва</w:t>
      </w:r>
      <w:r w:rsidRPr="004F203B">
        <w:t xml:space="preserve"> хардуер</w:t>
      </w:r>
      <w:r w:rsidR="007D40CA">
        <w:t>а</w:t>
      </w:r>
      <w:r w:rsidRPr="004F203B">
        <w:t xml:space="preserve"> и драйверите </w:t>
      </w:r>
      <w:r w:rsidR="007D40CA">
        <w:lastRenderedPageBreak/>
        <w:t>н</w:t>
      </w:r>
      <w:r w:rsidRPr="004F203B">
        <w:t>а устройства на Windows.</w:t>
      </w:r>
      <w:r w:rsidR="000C58D1">
        <w:t xml:space="preserve"> Свързването към</w:t>
      </w:r>
      <w:r w:rsidRPr="004F203B">
        <w:t xml:space="preserve"> компютъра и автопилота</w:t>
      </w:r>
      <w:r w:rsidR="000C58D1">
        <w:t xml:space="preserve"> може да се извърши</w:t>
      </w:r>
      <w:r w:rsidRPr="004F203B">
        <w:t xml:space="preserve"> чрез </w:t>
      </w:r>
      <w:bookmarkStart w:id="16" w:name="_Hlk200715745"/>
      <w:r w:rsidRPr="004F203B">
        <w:t>USB</w:t>
      </w:r>
      <w:bookmarkEnd w:id="16"/>
      <w:r w:rsidRPr="004F203B">
        <w:t xml:space="preserve"> кабели, телеметрични радиомодули, Bluetooth, </w:t>
      </w:r>
      <w:bookmarkStart w:id="17" w:name="_Hlk200715748"/>
      <w:r w:rsidRPr="004F203B">
        <w:t>IP</w:t>
      </w:r>
      <w:bookmarkEnd w:id="17"/>
      <w:r w:rsidRPr="004F203B">
        <w:t xml:space="preserve"> връзки и други методи.</w:t>
      </w:r>
      <w:r>
        <w:t xml:space="preserve"> В Mission Planner връзката и скоростта на предаване на данни се настройват чрез падащите менюта в горната дясна част на екрана.</w:t>
      </w:r>
    </w:p>
    <w:p w14:paraId="495BF093" w14:textId="47D3A0D2" w:rsidR="007D5AC2" w:rsidRDefault="004F203B" w:rsidP="000C58D1">
      <w:pPr>
        <w:ind w:firstLine="698"/>
        <w:rPr>
          <w:ins w:id="18" w:author="Admin" w:date="2025-06-09T13:08:00Z"/>
          <w:noProof/>
        </w:rPr>
      </w:pPr>
      <w:r>
        <w:t>След като USB кабела или телеметричния радиомодул</w:t>
      </w:r>
      <w:r w:rsidR="000C58D1">
        <w:t xml:space="preserve"> е свързан</w:t>
      </w:r>
      <w:r>
        <w:t xml:space="preserve">, Windows автоматично ще присвои </w:t>
      </w:r>
      <w:bookmarkStart w:id="19" w:name="_Hlk200715760"/>
      <w:r>
        <w:t xml:space="preserve">COM порт </w:t>
      </w:r>
      <w:bookmarkEnd w:id="19"/>
      <w:r>
        <w:t>номер на автопилота, който ще се покаже в падащото меню (самият номер няма значение). Също така</w:t>
      </w:r>
      <w:r w:rsidR="00764462">
        <w:t>,</w:t>
      </w:r>
      <w:r>
        <w:t xml:space="preserve"> се задава подходящата </w:t>
      </w:r>
      <w:commentRangeStart w:id="20"/>
      <w:r>
        <w:t>скорост на предаване – обикновено 115200</w:t>
      </w:r>
      <w:r w:rsidR="000C58D1">
        <w:rPr>
          <w:lang w:val="en-US"/>
        </w:rPr>
        <w:t>bps</w:t>
      </w:r>
      <w:r>
        <w:t xml:space="preserve"> за USB връзка и 57600</w:t>
      </w:r>
      <w:commentRangeEnd w:id="20"/>
      <w:r w:rsidR="000C58D1">
        <w:rPr>
          <w:lang w:val="en-US"/>
        </w:rPr>
        <w:t>bps</w:t>
      </w:r>
      <w:r w:rsidR="00E45740">
        <w:rPr>
          <w:rStyle w:val="CommentReference"/>
        </w:rPr>
        <w:commentReference w:id="20"/>
      </w:r>
      <w:r>
        <w:t xml:space="preserve"> за радиовръзка.</w:t>
      </w:r>
      <w:ins w:id="21" w:author="Admin" w:date="2025-06-09T13:04:00Z">
        <w:r w:rsidR="00CF6F1C">
          <w:t xml:space="preserve"> Чрез команди тази честот</w:t>
        </w:r>
      </w:ins>
      <w:ins w:id="22" w:author="Admin" w:date="2025-06-09T13:05:00Z">
        <w:r w:rsidR="00CF6F1C">
          <w:t>а</w:t>
        </w:r>
      </w:ins>
      <w:ins w:id="23" w:author="Admin" w:date="2025-06-09T13:04:00Z">
        <w:r w:rsidR="00CF6F1C">
          <w:t xml:space="preserve"> на </w:t>
        </w:r>
      </w:ins>
      <w:ins w:id="24" w:author="Admin" w:date="2025-06-09T13:05:00Z">
        <w:r w:rsidR="00CF6F1C">
          <w:t>предаване</w:t>
        </w:r>
      </w:ins>
      <w:ins w:id="25" w:author="Admin" w:date="2025-06-09T13:04:00Z">
        <w:r w:rsidR="00CF6F1C">
          <w:t xml:space="preserve"> може да бъде сменена при необходимост</w:t>
        </w:r>
      </w:ins>
      <w:ins w:id="26" w:author="Admin" w:date="2025-06-09T13:05:00Z">
        <w:r w:rsidR="00CF6F1C">
          <w:t xml:space="preserve">. Най-малката която е налична е 1200 </w:t>
        </w:r>
        <w:bookmarkStart w:id="27" w:name="_Hlk200715772"/>
        <w:r w:rsidR="00CF6F1C">
          <w:t>bps</w:t>
        </w:r>
        <w:bookmarkEnd w:id="27"/>
        <w:r w:rsidR="00CF6F1C">
          <w:t>, а най-голямата е 1382400</w:t>
        </w:r>
      </w:ins>
      <w:r w:rsidR="007D40CA">
        <w:rPr>
          <w:lang w:val="en-US"/>
        </w:rPr>
        <w:t xml:space="preserve"> </w:t>
      </w:r>
      <w:ins w:id="28" w:author="Admin" w:date="2025-06-09T13:05:00Z">
        <w:r w:rsidR="00CF6F1C">
          <w:t>bps</w:t>
        </w:r>
      </w:ins>
      <w:ins w:id="29" w:author="Admin" w:date="2025-06-09T13:06:00Z">
        <w:r w:rsidR="00CF6F1C">
          <w:t>. Но за нейното използване е н</w:t>
        </w:r>
      </w:ins>
      <w:r w:rsidR="00D16C70">
        <w:t>е</w:t>
      </w:r>
      <w:ins w:id="30" w:author="Admin" w:date="2025-06-09T13:06:00Z">
        <w:r w:rsidR="00CF6F1C">
          <w:t xml:space="preserve">обходим </w:t>
        </w:r>
        <w:bookmarkStart w:id="31" w:name="_Hlk200715778"/>
        <w:r w:rsidR="00CF6F1C">
          <w:t xml:space="preserve">UART </w:t>
        </w:r>
        <w:bookmarkEnd w:id="31"/>
        <w:r w:rsidR="00CF6F1C">
          <w:t>чип</w:t>
        </w:r>
      </w:ins>
      <w:r w:rsidR="007D40CA">
        <w:rPr>
          <w:lang w:val="en-US"/>
        </w:rPr>
        <w:t>,</w:t>
      </w:r>
      <w:ins w:id="32" w:author="Admin" w:date="2025-06-09T13:06:00Z">
        <w:r w:rsidR="00CF6F1C">
          <w:t xml:space="preserve"> </w:t>
        </w:r>
      </w:ins>
      <w:ins w:id="33" w:author="Admin" w:date="2025-06-09T13:07:00Z">
        <w:r w:rsidR="00CF6F1C">
          <w:t>който да може да обработва пристигащата с огромна скорост информация</w:t>
        </w:r>
      </w:ins>
      <w:ins w:id="34" w:author="Admin" w:date="2025-06-09T13:05:00Z">
        <w:r w:rsidR="00CF6F1C">
          <w:t>.</w:t>
        </w:r>
      </w:ins>
      <w:ins w:id="35" w:author="Admin" w:date="2025-06-09T13:07:00Z">
        <w:r w:rsidR="00CF6F1C">
          <w:t xml:space="preserve"> В противен случа</w:t>
        </w:r>
      </w:ins>
      <w:r w:rsidR="007D40CA">
        <w:t>й</w:t>
      </w:r>
      <w:ins w:id="36" w:author="Admin" w:date="2025-06-09T13:07:00Z">
        <w:r w:rsidR="00CF6F1C">
          <w:t xml:space="preserve"> ще изгубим връзка с устройството.</w:t>
        </w:r>
      </w:ins>
      <w:r w:rsidRPr="004F203B">
        <w:t xml:space="preserve"> </w:t>
      </w:r>
      <w:r w:rsidR="000C58D1">
        <w:t>След като е и</w:t>
      </w:r>
      <w:r w:rsidR="00D16C70">
        <w:t>зб</w:t>
      </w:r>
      <w:r>
        <w:t>р</w:t>
      </w:r>
      <w:r w:rsidR="007D40CA">
        <w:t>а</w:t>
      </w:r>
      <w:r w:rsidR="000C58D1">
        <w:t>н</w:t>
      </w:r>
      <w:r>
        <w:t xml:space="preserve"> желания порт и скорост на предаване на данни, </w:t>
      </w:r>
      <w:r w:rsidR="000C58D1">
        <w:t xml:space="preserve">се </w:t>
      </w:r>
      <w:r w:rsidR="007D40CA">
        <w:t>натиска</w:t>
      </w:r>
      <w:r>
        <w:t xml:space="preserve"> бутона </w:t>
      </w:r>
      <w:r w:rsidR="00764462">
        <w:t>„</w:t>
      </w:r>
      <w:r>
        <w:t>CONNECT</w:t>
      </w:r>
      <w:r w:rsidR="00764462">
        <w:t>“</w:t>
      </w:r>
      <w:r>
        <w:t xml:space="preserve">, за да се </w:t>
      </w:r>
      <w:r w:rsidR="000C58D1">
        <w:t xml:space="preserve">установи връзка </w:t>
      </w:r>
      <w:r>
        <w:t xml:space="preserve"> с автопилота. След установяване на връзката, Mission Planner ще изтегли параметрите от автопилота и бутонът ще се промени на </w:t>
      </w:r>
      <w:r w:rsidR="00764462">
        <w:t>„</w:t>
      </w:r>
      <w:r>
        <w:rPr>
          <w:lang w:val="en-US"/>
        </w:rPr>
        <w:t>DISCONNECT</w:t>
      </w:r>
      <w:r w:rsidR="00764462">
        <w:t>“</w:t>
      </w:r>
      <w:r w:rsidR="00DD40CA">
        <w:t xml:space="preserve"> (</w:t>
      </w:r>
      <w:r w:rsidR="00DD40CA">
        <w:fldChar w:fldCharType="begin"/>
      </w:r>
      <w:r w:rsidR="00DD40CA">
        <w:instrText xml:space="preserve"> REF _Ref201085405 \h </w:instrText>
      </w:r>
      <w:r w:rsidR="00DD40CA">
        <w:fldChar w:fldCharType="separate"/>
      </w:r>
      <w:r w:rsidR="00910784">
        <w:t xml:space="preserve">Фигура </w:t>
      </w:r>
      <w:r w:rsidR="00910784">
        <w:rPr>
          <w:noProof/>
        </w:rPr>
        <w:t>1</w:t>
      </w:r>
      <w:r w:rsidR="00DD40CA">
        <w:fldChar w:fldCharType="end"/>
      </w:r>
      <w:r w:rsidR="00DD40CA">
        <w:t>)</w:t>
      </w:r>
      <w:r>
        <w:t>.</w:t>
      </w:r>
      <w:ins w:id="37" w:author="Admin" w:date="2025-06-09T13:08:00Z">
        <w:r w:rsidR="007D5AC2" w:rsidRPr="007D5AC2">
          <w:rPr>
            <w:noProof/>
          </w:rPr>
          <w:t xml:space="preserve"> </w:t>
        </w:r>
      </w:ins>
    </w:p>
    <w:p w14:paraId="01EE4333" w14:textId="77777777" w:rsidR="0027094D" w:rsidRDefault="007D5AC2" w:rsidP="0027094D">
      <w:pPr>
        <w:keepNext/>
        <w:ind w:left="708" w:firstLine="0"/>
      </w:pPr>
      <w:ins w:id="38" w:author="Admin" w:date="2025-06-09T13:08:00Z">
        <w:r>
          <w:rPr>
            <w:noProof/>
            <w:lang w:val="en-US" w:eastAsia="en-US"/>
          </w:rPr>
          <mc:AlternateContent>
            <mc:Choice Requires="wpg">
              <w:drawing>
                <wp:inline distT="0" distB="0" distL="0" distR="0" wp14:anchorId="1318734F" wp14:editId="7A88064D">
                  <wp:extent cx="5286375" cy="546100"/>
                  <wp:effectExtent l="0" t="0" r="9525" b="6350"/>
                  <wp:docPr id="8" name="Group 8"/>
                  <wp:cNvGraphicFramePr/>
                  <a:graphic xmlns:a="http://schemas.openxmlformats.org/drawingml/2006/main">
                    <a:graphicData uri="http://schemas.microsoft.com/office/word/2010/wordprocessingGroup">
                      <wpg:wgp>
                        <wpg:cNvGrpSpPr/>
                        <wpg:grpSpPr>
                          <a:xfrm>
                            <a:off x="0" y="0"/>
                            <a:ext cx="5286375" cy="546100"/>
                            <a:chOff x="9525" y="0"/>
                            <a:chExt cx="5286375" cy="546100"/>
                          </a:xfrm>
                        </wpg:grpSpPr>
                        <pic:pic xmlns:pic="http://schemas.openxmlformats.org/drawingml/2006/picture">
                          <pic:nvPicPr>
                            <pic:cNvPr id="14" name="Picture 1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9525" y="19050"/>
                              <a:ext cx="2280285" cy="527050"/>
                            </a:xfrm>
                            <a:prstGeom prst="rect">
                              <a:avLst/>
                            </a:prstGeom>
                            <a:noFill/>
                          </pic:spPr>
                        </pic:pic>
                        <pic:pic xmlns:pic="http://schemas.openxmlformats.org/drawingml/2006/picture">
                          <pic:nvPicPr>
                            <pic:cNvPr id="15" name="Picture 15"/>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2933700" y="0"/>
                              <a:ext cx="2362200" cy="527050"/>
                            </a:xfrm>
                            <a:prstGeom prst="rect">
                              <a:avLst/>
                            </a:prstGeom>
                            <a:noFill/>
                          </pic:spPr>
                        </pic:pic>
                      </wpg:wgp>
                    </a:graphicData>
                  </a:graphic>
                </wp:inline>
              </w:drawing>
            </mc:Choice>
            <mc:Fallback>
              <w:pict>
                <v:group w14:anchorId="4429C70A" id="Group 8" o:spid="_x0000_s1026" style="width:416.25pt;height:43pt;mso-position-horizontal-relative:char;mso-position-vertical-relative:line" coordorigin="95" coordsize="52863,5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95;top:190;width:22803;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">
                    <v:imagedata r:id="rId19" o:title=""/>
                  </v:shape>
                  <v:shape id="Picture 15" o:spid="_x0000_s1028" type="#_x0000_t75" style="position:absolute;left:29337;width:2362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">
                    <v:imagedata r:id="rId20" o:title=""/>
                  </v:shape>
                  <w10:anchorlock/>
                </v:group>
              </w:pict>
            </mc:Fallback>
          </mc:AlternateContent>
        </w:r>
      </w:ins>
    </w:p>
    <w:p w14:paraId="7EAB6F1F" w14:textId="6E4A2D02" w:rsidR="0027094D" w:rsidRPr="0027094D" w:rsidRDefault="0027094D" w:rsidP="0027094D">
      <w:pPr>
        <w:pStyle w:val="Caption"/>
        <w:rPr>
          <w:lang w:val="en-US"/>
        </w:rPr>
      </w:pPr>
      <w:bookmarkStart w:id="39" w:name="_Ref201085405"/>
      <w:bookmarkStart w:id="40" w:name="_Toc200967382"/>
      <w:bookmarkStart w:id="41" w:name="_Toc201085376"/>
      <w:r>
        <w:t xml:space="preserve">Фигура </w:t>
      </w:r>
      <w:r w:rsidR="00A019A4">
        <w:fldChar w:fldCharType="begin"/>
      </w:r>
      <w:r w:rsidR="00A019A4">
        <w:instrText xml:space="preserve"> SEQ Фигура \* ARABIC </w:instrText>
      </w:r>
      <w:r w:rsidR="00A019A4">
        <w:fldChar w:fldCharType="separate"/>
      </w:r>
      <w:r w:rsidR="00910784">
        <w:rPr>
          <w:noProof/>
        </w:rPr>
        <w:t>1</w:t>
      </w:r>
      <w:r w:rsidR="00A019A4">
        <w:rPr>
          <w:noProof/>
        </w:rPr>
        <w:fldChar w:fldCharType="end"/>
      </w:r>
      <w:bookmarkEnd w:id="39"/>
      <w:r w:rsidR="007A326F">
        <w:rPr>
          <w:noProof/>
          <w:lang w:val="en-US"/>
        </w:rPr>
        <w:t>:</w:t>
      </w:r>
      <w:r>
        <w:t xml:space="preserve"> Изглед преди и след свързване на дрон към </w:t>
      </w:r>
      <w:r>
        <w:rPr>
          <w:lang w:val="en-US"/>
        </w:rPr>
        <w:t>Mission Planner</w:t>
      </w:r>
      <w:bookmarkEnd w:id="40"/>
      <w:bookmarkEnd w:id="41"/>
    </w:p>
    <w:p w14:paraId="0AD9A014" w14:textId="3EE4BECC" w:rsidR="00DD3F97" w:rsidDel="00B73511" w:rsidRDefault="0027094D">
      <w:pPr>
        <w:ind w:firstLine="698"/>
        <w:rPr>
          <w:del w:id="42" w:author="Admin" w:date="2025-06-09T12:45:00Z"/>
        </w:rPr>
        <w:pPrChange w:id="43" w:author="Admin" w:date="2025-06-09T13:08:00Z">
          <w:pPr>
            <w:ind w:left="708" w:firstLine="708"/>
          </w:pPr>
        </w:pPrChange>
      </w:pPr>
      <w:r w:rsidRPr="00764462">
        <w:t>Mission Planner предоставя и опция за свързване на повече от едно превозно средство едновременно. Може да се свърже</w:t>
      </w:r>
      <w:r w:rsidR="000C58D1">
        <w:t xml:space="preserve"> второ превозно средство</w:t>
      </w:r>
      <w:r w:rsidRPr="00764462">
        <w:t>, като</w:t>
      </w:r>
      <w:r w:rsidR="000C58D1">
        <w:t xml:space="preserve"> се</w:t>
      </w:r>
      <w:r w:rsidRPr="00764462">
        <w:t xml:space="preserve"> натисне десен бутон на мишката върху бутона "DISCONNECT", или ако му се предостави предварително изготвен списък с различните портове, с които искаме да се свържем, форматиран по следния начин</w:t>
      </w:r>
      <w:r>
        <w:t>:</w:t>
      </w:r>
    </w:p>
    <w:p w14:paraId="208B8C69" w14:textId="21DB55C2" w:rsidR="00764462" w:rsidRDefault="00764462" w:rsidP="00AF15AF">
      <w:pPr>
        <w:ind w:firstLine="698"/>
      </w:pPr>
    </w:p>
    <w:p w14:paraId="7FEF3E33" w14:textId="40E15BCD" w:rsidR="00764462" w:rsidRPr="007D40CA" w:rsidRDefault="00764462" w:rsidP="00AF15AF">
      <w:pPr>
        <w:pStyle w:val="ListParagraph"/>
        <w:numPr>
          <w:ilvl w:val="0"/>
          <w:numId w:val="35"/>
        </w:numPr>
      </w:pPr>
      <w:r w:rsidRPr="007D40CA">
        <w:t>tcp://127.0.0.1:5670</w:t>
      </w:r>
    </w:p>
    <w:p w14:paraId="1832245D" w14:textId="77777777" w:rsidR="00764462" w:rsidRPr="007D40CA" w:rsidRDefault="00764462" w:rsidP="00AF15AF">
      <w:pPr>
        <w:pStyle w:val="ListParagraph"/>
        <w:numPr>
          <w:ilvl w:val="0"/>
          <w:numId w:val="35"/>
        </w:numPr>
      </w:pPr>
      <w:r w:rsidRPr="007D40CA">
        <w:t>udp://127.0.0.1:14550</w:t>
      </w:r>
    </w:p>
    <w:p w14:paraId="56A9C4BF" w14:textId="77777777" w:rsidR="00764462" w:rsidRPr="007D40CA" w:rsidRDefault="00764462" w:rsidP="00AF15AF">
      <w:pPr>
        <w:pStyle w:val="ListParagraph"/>
        <w:numPr>
          <w:ilvl w:val="0"/>
          <w:numId w:val="35"/>
        </w:numPr>
      </w:pPr>
      <w:r w:rsidRPr="007D40CA">
        <w:t>udpcl://192.168.1.255:14550</w:t>
      </w:r>
    </w:p>
    <w:p w14:paraId="6904E964" w14:textId="354509F9" w:rsidR="00764462" w:rsidRPr="007D40CA" w:rsidRDefault="00764462" w:rsidP="00AF15AF">
      <w:pPr>
        <w:pStyle w:val="ListParagraph"/>
        <w:numPr>
          <w:ilvl w:val="0"/>
          <w:numId w:val="35"/>
        </w:numPr>
      </w:pPr>
      <w:r w:rsidRPr="007D40CA">
        <w:t>serial:com4:115200</w:t>
      </w:r>
    </w:p>
    <w:p w14:paraId="5B8265AB" w14:textId="5AE38378" w:rsidR="004F203B" w:rsidRDefault="00AF15AF" w:rsidP="00764462">
      <w:pPr>
        <w:pStyle w:val="Heading3"/>
      </w:pPr>
      <w:bookmarkStart w:id="44" w:name="_Toc201085672"/>
      <w:r>
        <w:rPr>
          <w:lang w:val="en-US"/>
        </w:rPr>
        <w:lastRenderedPageBreak/>
        <w:t xml:space="preserve">1.2.2 </w:t>
      </w:r>
      <w:r w:rsidR="00764462">
        <w:t xml:space="preserve">Планиране </w:t>
      </w:r>
      <w:r w:rsidR="00D71299">
        <w:t xml:space="preserve">и изпълнение </w:t>
      </w:r>
      <w:r w:rsidR="00764462">
        <w:t>на мисия</w:t>
      </w:r>
      <w:bookmarkEnd w:id="44"/>
    </w:p>
    <w:p w14:paraId="6155BC78" w14:textId="769F4BCF" w:rsidR="00BF6BED" w:rsidRDefault="00EF4554" w:rsidP="00AC6BB1">
      <w:pPr>
        <w:ind w:firstLine="700"/>
      </w:pPr>
      <w:r w:rsidRPr="00EF4554">
        <w:t>След като дронът е успешно свързан е време да се планира мисията. За планиране на мисии се използва менюто „Flight Plan“ в Mission Planner</w:t>
      </w:r>
      <w:r w:rsidR="00DD40CA">
        <w:t xml:space="preserve"> (Фигура 2)</w:t>
      </w:r>
      <w:r w:rsidRPr="00EF4554">
        <w:t xml:space="preserve">. Първо трябва да се зададе начална точка на мисията „Home location“. От тази точка ще се активира дронът, и там той ще се върне след приключване на мисията, освен ако изрично не е зададена друга крайна точка или команда, която противоречи на връщането му. </w:t>
      </w:r>
      <w:r w:rsidR="00397B56">
        <w:t xml:space="preserve"> </w:t>
      </w:r>
    </w:p>
    <w:p w14:paraId="52D4D1C8" w14:textId="5758F328" w:rsidR="00764462" w:rsidRPr="00397B56" w:rsidRDefault="00BF6BED" w:rsidP="00BF6BED">
      <w:r>
        <w:rPr>
          <w:noProof/>
          <w:lang w:val="en-US" w:eastAsia="en-US"/>
        </w:rPr>
        <w:drawing>
          <wp:inline distT="0" distB="0" distL="0" distR="0" wp14:anchorId="3FC9263E" wp14:editId="3A13B887">
            <wp:extent cx="5296490" cy="3912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8475" cy="3929023"/>
                    </a:xfrm>
                    <a:prstGeom prst="rect">
                      <a:avLst/>
                    </a:prstGeom>
                    <a:noFill/>
                  </pic:spPr>
                </pic:pic>
              </a:graphicData>
            </a:graphic>
          </wp:inline>
        </w:drawing>
      </w:r>
      <w:r>
        <w:rPr>
          <w:noProof/>
          <w:lang w:val="en-US" w:eastAsia="en-US"/>
        </w:rPr>
        <mc:AlternateContent>
          <mc:Choice Requires="wps">
            <w:drawing>
              <wp:inline distT="0" distB="0" distL="0" distR="0" wp14:anchorId="7EA09F63" wp14:editId="086CF753">
                <wp:extent cx="5760720" cy="230505"/>
                <wp:effectExtent l="0" t="0" r="0" b="0"/>
                <wp:docPr id="6" name="Text Box 6"/>
                <wp:cNvGraphicFramePr/>
                <a:graphic xmlns:a="http://schemas.openxmlformats.org/drawingml/2006/main">
                  <a:graphicData uri="http://schemas.microsoft.com/office/word/2010/wordprocessingShape">
                    <wps:wsp>
                      <wps:cNvSpPr txBox="1"/>
                      <wps:spPr>
                        <a:xfrm>
                          <a:off x="0" y="0"/>
                          <a:ext cx="5760720" cy="230505"/>
                        </a:xfrm>
                        <a:prstGeom prst="rect">
                          <a:avLst/>
                        </a:prstGeom>
                        <a:solidFill>
                          <a:prstClr val="white"/>
                        </a:solidFill>
                        <a:ln>
                          <a:noFill/>
                        </a:ln>
                      </wps:spPr>
                      <wps:txbx>
                        <w:txbxContent>
                          <w:p w14:paraId="377C2B0F" w14:textId="2275FABA" w:rsidR="00CA69DD" w:rsidRPr="00EA5B74" w:rsidRDefault="00CA69DD" w:rsidP="00BF6BED">
                            <w:pPr>
                              <w:pStyle w:val="Caption"/>
                              <w:rPr>
                                <w:noProof/>
                                <w:color w:val="000000"/>
                                <w:sz w:val="24"/>
                              </w:rPr>
                            </w:pPr>
                            <w:bookmarkStart w:id="45" w:name="_Toc200967383"/>
                            <w:bookmarkStart w:id="46" w:name="_Toc201085377"/>
                            <w:r>
                              <w:t xml:space="preserve">Фигура </w:t>
                            </w:r>
                            <w:r w:rsidR="00645141">
                              <w:fldChar w:fldCharType="begin"/>
                            </w:r>
                            <w:r w:rsidR="00645141">
                              <w:instrText xml:space="preserve"> SEQ Фигура \* ARABIC </w:instrText>
                            </w:r>
                            <w:r w:rsidR="00645141">
                              <w:fldChar w:fldCharType="separate"/>
                            </w:r>
                            <w:r w:rsidR="00910784">
                              <w:rPr>
                                <w:noProof/>
                              </w:rPr>
                              <w:t>2</w:t>
                            </w:r>
                            <w:r w:rsidR="00645141">
                              <w:rPr>
                                <w:noProof/>
                              </w:rPr>
                              <w:fldChar w:fldCharType="end"/>
                            </w:r>
                            <w:r>
                              <w:rPr>
                                <w:noProof/>
                                <w:lang w:val="en-US"/>
                              </w:rPr>
                              <w:t>:</w:t>
                            </w:r>
                            <w:r>
                              <w:rPr>
                                <w:lang w:val="en-US"/>
                              </w:rPr>
                              <w:t xml:space="preserve"> </w:t>
                            </w:r>
                            <w:r>
                              <w:t>Прозорецът "</w:t>
                            </w:r>
                            <w:r w:rsidRPr="0059561F">
                              <w:t>Flight Paln</w:t>
                            </w:r>
                            <w:r>
                              <w:t>"</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7EA09F63" id="_x0000_t202" coordsize="21600,21600" o:spt="202" path="m,l,21600r21600,l21600,xe">
                <v:stroke joinstyle="miter"/>
                <v:path gradientshapeok="t" o:connecttype="rect"/>
              </v:shapetype>
              <v:shape id="Text Box 6" o:spid="_x0000_s1026" type="#_x0000_t202" style="width:453.6pt;height:1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" stroked="f">
                <v:textbox inset="0,0,0,0">
                  <w:txbxContent>
                    <w:p w14:paraId="377C2B0F" w14:textId="2275FABA" w:rsidR="00CA69DD" w:rsidRPr="00EA5B74" w:rsidRDefault="00CA69DD" w:rsidP="00BF6BED">
                      <w:pPr>
                        <w:pStyle w:val="Caption"/>
                        <w:rPr>
                          <w:noProof/>
                          <w:color w:val="000000"/>
                          <w:sz w:val="24"/>
                        </w:rPr>
                      </w:pPr>
                      <w:bookmarkStart w:id="47" w:name="_Toc200967383"/>
                      <w:bookmarkStart w:id="48" w:name="_Toc201085377"/>
                      <w:r>
                        <w:t xml:space="preserve">Фигура </w:t>
                      </w:r>
                      <w:r w:rsidR="00645141">
                        <w:fldChar w:fldCharType="begin"/>
                      </w:r>
                      <w:r w:rsidR="00645141">
                        <w:instrText xml:space="preserve"> SEQ Фигура \* ARABIC </w:instrText>
                      </w:r>
                      <w:r w:rsidR="00645141">
                        <w:fldChar w:fldCharType="separate"/>
                      </w:r>
                      <w:r w:rsidR="00910784">
                        <w:rPr>
                          <w:noProof/>
                        </w:rPr>
                        <w:t>2</w:t>
                      </w:r>
                      <w:r w:rsidR="00645141">
                        <w:rPr>
                          <w:noProof/>
                        </w:rPr>
                        <w:fldChar w:fldCharType="end"/>
                      </w:r>
                      <w:r>
                        <w:rPr>
                          <w:noProof/>
                          <w:lang w:val="en-US"/>
                        </w:rPr>
                        <w:t>:</w:t>
                      </w:r>
                      <w:r>
                        <w:rPr>
                          <w:lang w:val="en-US"/>
                        </w:rPr>
                        <w:t xml:space="preserve"> </w:t>
                      </w:r>
                      <w:r>
                        <w:t>Прозорецът "</w:t>
                      </w:r>
                      <w:r w:rsidRPr="0059561F">
                        <w:t>Flight Paln</w:t>
                      </w:r>
                      <w:r>
                        <w:t>"</w:t>
                      </w:r>
                      <w:bookmarkEnd w:id="47"/>
                      <w:bookmarkEnd w:id="48"/>
                    </w:p>
                  </w:txbxContent>
                </v:textbox>
                <w10:anchorlock/>
              </v:shape>
            </w:pict>
          </mc:Fallback>
        </mc:AlternateContent>
      </w:r>
    </w:p>
    <w:p w14:paraId="0F9D826F" w14:textId="77777777" w:rsidR="00EF4554" w:rsidRDefault="00EF4554" w:rsidP="00EF4554">
      <w:pPr>
        <w:ind w:firstLine="698"/>
        <w:rPr>
          <w:color w:val="auto"/>
        </w:rPr>
      </w:pPr>
      <w:r>
        <w:t xml:space="preserve">Могат да се въвеждат точки по маршрута (waypoints) и други команди. В падащите менюта на всеки ред се избира желаната команда. Заглавията на колоните ще се променят, за да покажат какви данни се изискват за тази команда. Географска ширина и дължина могат да се въведат чрез кликване върху картата. Височината е относителна спрямо началната позиция на дрона, така че, ако зададем 100 метра, дронът ще лети 100 метра над нас. </w:t>
      </w:r>
      <w:r>
        <w:rPr>
          <w:rStyle w:val="underline"/>
        </w:rPr>
        <w:t>По подразбиране, височината е зададена при въвеждане на нови точки по маршрута.</w:t>
      </w:r>
      <w:r>
        <w:t xml:space="preserve"> Ако изберем опцията „Verify height“, Mission Planner ще използва топографски данни от Google Earth, за да коригира зададената от нас височина според релефа под всяка точка. Така, ако дадена точка се намира на хълм, Mission Planner ще </w:t>
      </w:r>
      <w:r>
        <w:lastRenderedPageBreak/>
        <w:t xml:space="preserve">увеличи ALT стойността с височината на хълма. Това е добър начин да се предпази дрона от сблъсъци с терена! След като мисията приключи, изберете бутона „Write“, за да я изпратите към APM и да я запишете в EEPROM паметта. Този вид памет е енергонезависима, препрограмируема с електрически запис и електрическо изтриване и се използва в компютрите за съхранение на малки обеми от данни. Може да се потвърди, че всичко е наред, като се натисне бутонът „Read“. Могат да се запазят няколко файла с мисии локално чрез „Save WP File“ или да се зареди мисия чрез „Load WP File“ от менюто с десен клик. </w:t>
      </w:r>
    </w:p>
    <w:p w14:paraId="28A18BFB" w14:textId="36B48E14" w:rsidR="00EF4554" w:rsidRDefault="00EF4554" w:rsidP="00EF4554">
      <w:pPr>
        <w:ind w:firstLine="698"/>
      </w:pPr>
      <w:r>
        <w:t>Mission Planner предоставя и опцията да създаде автоматично мисия</w:t>
      </w:r>
      <w:r w:rsidR="00DD40CA">
        <w:t xml:space="preserve"> (Фигура 3)</w:t>
      </w:r>
      <w:r>
        <w:t>, което е особено полезно, когато летателният апарат трябва да лети в така нареченият „lawnmower pattern", в който той лети напред и назад, за да събира снимки най-често използвани за картографиране. За да се картографира добре една област, дронът трябва да я</w:t>
      </w:r>
      <w:r w:rsidR="00D16C70">
        <w:t xml:space="preserve"> заснеме от няколко различни ъгъ</w:t>
      </w:r>
      <w:r>
        <w:t>ла</w:t>
      </w:r>
      <w:r w:rsidR="00D16C70">
        <w:t>,</w:t>
      </w:r>
      <w:r>
        <w:t xml:space="preserve"> след което да се съпоставят заснетите резултати и да се представи полученият терен. За да се постигне това, мисията се програмира така, че на всяка успоредна ивица дронът заснема и част от предходната. След завършване на цялата мисия с данни от различни ъгли може да бъде пресметнат правилно релефът на картографирания терен картографиран.</w:t>
      </w:r>
    </w:p>
    <w:p w14:paraId="045451FC" w14:textId="6142F104" w:rsidR="00BF6BED" w:rsidRDefault="00BF6BED" w:rsidP="00BF6BED">
      <w:r>
        <w:rPr>
          <w:noProof/>
          <w:lang w:val="en-US" w:eastAsia="en-US"/>
        </w:rPr>
        <w:drawing>
          <wp:inline distT="0" distB="0" distL="0" distR="0" wp14:anchorId="0B37FEBD" wp14:editId="7E343DD3">
            <wp:extent cx="4816475" cy="291528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6475" cy="2915285"/>
                    </a:xfrm>
                    <a:prstGeom prst="rect">
                      <a:avLst/>
                    </a:prstGeom>
                    <a:noFill/>
                  </pic:spPr>
                </pic:pic>
              </a:graphicData>
            </a:graphic>
          </wp:inline>
        </w:drawing>
      </w:r>
      <w:r>
        <w:rPr>
          <w:noProof/>
          <w:lang w:val="en-US" w:eastAsia="en-US"/>
        </w:rPr>
        <mc:AlternateContent>
          <mc:Choice Requires="wps">
            <w:drawing>
              <wp:inline distT="0" distB="0" distL="0" distR="0" wp14:anchorId="6024FF17" wp14:editId="065B10FE">
                <wp:extent cx="4592955" cy="635"/>
                <wp:effectExtent l="0" t="0" r="0" b="8255"/>
                <wp:docPr id="10" name="Text Box 10"/>
                <wp:cNvGraphicFramePr/>
                <a:graphic xmlns:a="http://schemas.openxmlformats.org/drawingml/2006/main">
                  <a:graphicData uri="http://schemas.microsoft.com/office/word/2010/wordprocessingShape">
                    <wps:wsp>
                      <wps:cNvSpPr txBox="1"/>
                      <wps:spPr>
                        <a:xfrm>
                          <a:off x="0" y="0"/>
                          <a:ext cx="4592955" cy="635"/>
                        </a:xfrm>
                        <a:prstGeom prst="rect">
                          <a:avLst/>
                        </a:prstGeom>
                        <a:solidFill>
                          <a:prstClr val="white"/>
                        </a:solidFill>
                        <a:ln>
                          <a:noFill/>
                        </a:ln>
                      </wps:spPr>
                      <wps:txbx>
                        <w:txbxContent>
                          <w:p w14:paraId="7C659CF2" w14:textId="1BBB5B58" w:rsidR="00CA69DD" w:rsidRPr="008A678B" w:rsidRDefault="00CA69DD" w:rsidP="00BF6BED">
                            <w:pPr>
                              <w:pStyle w:val="Caption"/>
                              <w:rPr>
                                <w:noProof/>
                                <w:color w:val="000000"/>
                                <w:sz w:val="24"/>
                                <w:lang w:val="en-US"/>
                              </w:rPr>
                            </w:pPr>
                            <w:bookmarkStart w:id="49" w:name="_Toc200967384"/>
                            <w:bookmarkStart w:id="50" w:name="_Toc201085378"/>
                            <w:r>
                              <w:t xml:space="preserve">Фигура </w:t>
                            </w:r>
                            <w:r w:rsidR="00645141">
                              <w:fldChar w:fldCharType="begin"/>
                            </w:r>
                            <w:r w:rsidR="00645141">
                              <w:instrText xml:space="preserve"> SEQ Фигура \* ARABIC </w:instrText>
                            </w:r>
                            <w:r w:rsidR="00645141">
                              <w:fldChar w:fldCharType="separate"/>
                            </w:r>
                            <w:r w:rsidR="00910784">
                              <w:rPr>
                                <w:noProof/>
                              </w:rPr>
                              <w:t>3</w:t>
                            </w:r>
                            <w:r w:rsidR="00645141">
                              <w:rPr>
                                <w:noProof/>
                              </w:rPr>
                              <w:fldChar w:fldCharType="end"/>
                            </w:r>
                            <w:r>
                              <w:rPr>
                                <w:noProof/>
                                <w:lang w:val="en-US"/>
                              </w:rPr>
                              <w:t>:</w:t>
                            </w:r>
                            <w:r>
                              <w:t xml:space="preserve"> </w:t>
                            </w:r>
                            <w:r w:rsidRPr="00576792">
                              <w:t>Автоматично генерирана мисия чрез вградената опция на Mission Planner</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6024FF17" id="Text Box 10" o:spid="_x0000_s1027" type="#_x0000_t202" style="width:361.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" stroked="f">
                <v:textbox style="mso-fit-shape-to-text:t" inset="0,0,0,0">
                  <w:txbxContent>
                    <w:p w14:paraId="7C659CF2" w14:textId="1BBB5B58" w:rsidR="00CA69DD" w:rsidRPr="008A678B" w:rsidRDefault="00CA69DD" w:rsidP="00BF6BED">
                      <w:pPr>
                        <w:pStyle w:val="Caption"/>
                        <w:rPr>
                          <w:noProof/>
                          <w:color w:val="000000"/>
                          <w:sz w:val="24"/>
                          <w:lang w:val="en-US"/>
                        </w:rPr>
                      </w:pPr>
                      <w:bookmarkStart w:id="51" w:name="_Toc200967384"/>
                      <w:bookmarkStart w:id="52" w:name="_Toc201085378"/>
                      <w:r>
                        <w:t xml:space="preserve">Фигура </w:t>
                      </w:r>
                      <w:r w:rsidR="00645141">
                        <w:fldChar w:fldCharType="begin"/>
                      </w:r>
                      <w:r w:rsidR="00645141">
                        <w:instrText xml:space="preserve"> SEQ Фигура \* ARABIC </w:instrText>
                      </w:r>
                      <w:r w:rsidR="00645141">
                        <w:fldChar w:fldCharType="separate"/>
                      </w:r>
                      <w:r w:rsidR="00910784">
                        <w:rPr>
                          <w:noProof/>
                        </w:rPr>
                        <w:t>3</w:t>
                      </w:r>
                      <w:r w:rsidR="00645141">
                        <w:rPr>
                          <w:noProof/>
                        </w:rPr>
                        <w:fldChar w:fldCharType="end"/>
                      </w:r>
                      <w:r>
                        <w:rPr>
                          <w:noProof/>
                          <w:lang w:val="en-US"/>
                        </w:rPr>
                        <w:t>:</w:t>
                      </w:r>
                      <w:r>
                        <w:t xml:space="preserve"> </w:t>
                      </w:r>
                      <w:r w:rsidRPr="00576792">
                        <w:t>Автоматично генерирана мисия чрез вградената опция на Mission Planner</w:t>
                      </w:r>
                      <w:bookmarkEnd w:id="51"/>
                      <w:bookmarkEnd w:id="52"/>
                    </w:p>
                  </w:txbxContent>
                </v:textbox>
                <w10:anchorlock/>
              </v:shape>
            </w:pict>
          </mc:Fallback>
        </mc:AlternateContent>
      </w:r>
    </w:p>
    <w:p w14:paraId="5A5F6C3D" w14:textId="1B0C3C0A" w:rsidR="00BF6BED" w:rsidRPr="000F5FED" w:rsidRDefault="00EF4554" w:rsidP="00EF4554">
      <w:pPr>
        <w:ind w:firstLine="698"/>
      </w:pPr>
      <w:r w:rsidRPr="00EF4554">
        <w:rPr>
          <w:lang w:val="en-US"/>
        </w:rPr>
        <w:lastRenderedPageBreak/>
        <w:t xml:space="preserve">Mission </w:t>
      </w:r>
      <w:r w:rsidRPr="000F5FED">
        <w:t>Planner предоставя подбран списък с команди, подходящ за текущия тип превозно средство, и добавя заглавия на колони за параметрите, изискващи стойности от потребителя. Това включва навигационни команди за придвижване до точки по маршрута и задържане в даден район, "DO" команди за изпълнение на конкретни действия (например заснемане на снимки), както и команди с условие, които определят кога дадени "DO" команди</w:t>
      </w:r>
      <w:r w:rsidR="00DD40CA">
        <w:t xml:space="preserve"> (Фигура 4)</w:t>
      </w:r>
      <w:r w:rsidRPr="000F5FED">
        <w:t xml:space="preserve"> могат да бъдат изпълнени.</w:t>
      </w:r>
      <w:r w:rsidR="00BF6BED" w:rsidRPr="000F5FED">
        <w:rPr>
          <w:noProof/>
          <w:lang w:val="en-US" w:eastAsia="en-US"/>
        </w:rPr>
        <w:drawing>
          <wp:inline distT="0" distB="0" distL="0" distR="0" wp14:anchorId="4C1A1A8C" wp14:editId="20795636">
            <wp:extent cx="5290185" cy="711835"/>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0185" cy="711835"/>
                    </a:xfrm>
                    <a:prstGeom prst="rect">
                      <a:avLst/>
                    </a:prstGeom>
                    <a:noFill/>
                  </pic:spPr>
                </pic:pic>
              </a:graphicData>
            </a:graphic>
          </wp:inline>
        </w:drawing>
      </w:r>
      <w:r w:rsidR="00BF6BED" w:rsidRPr="000F5FED">
        <w:rPr>
          <w:noProof/>
          <w:lang w:val="en-US" w:eastAsia="en-US"/>
        </w:rPr>
        <mc:AlternateContent>
          <mc:Choice Requires="wps">
            <w:drawing>
              <wp:inline distT="0" distB="0" distL="0" distR="0" wp14:anchorId="44BCA315" wp14:editId="24F0262D">
                <wp:extent cx="5290185" cy="327804"/>
                <wp:effectExtent l="0" t="0" r="5715" b="0"/>
                <wp:docPr id="12" name="Text Box 12"/>
                <wp:cNvGraphicFramePr/>
                <a:graphic xmlns:a="http://schemas.openxmlformats.org/drawingml/2006/main">
                  <a:graphicData uri="http://schemas.microsoft.com/office/word/2010/wordprocessingShape">
                    <wps:wsp>
                      <wps:cNvSpPr txBox="1"/>
                      <wps:spPr>
                        <a:xfrm>
                          <a:off x="0" y="0"/>
                          <a:ext cx="5290185" cy="327804"/>
                        </a:xfrm>
                        <a:prstGeom prst="rect">
                          <a:avLst/>
                        </a:prstGeom>
                        <a:solidFill>
                          <a:prstClr val="white"/>
                        </a:solidFill>
                        <a:ln>
                          <a:noFill/>
                        </a:ln>
                      </wps:spPr>
                      <wps:txbx>
                        <w:txbxContent>
                          <w:p w14:paraId="0832F0E7" w14:textId="389605BA" w:rsidR="00CA69DD" w:rsidRPr="00BC7F55" w:rsidRDefault="00CA69DD" w:rsidP="00AF15AF">
                            <w:pPr>
                              <w:pStyle w:val="Caption"/>
                              <w:rPr>
                                <w:noProof/>
                                <w:color w:val="000000"/>
                                <w:sz w:val="24"/>
                              </w:rPr>
                            </w:pPr>
                            <w:bookmarkStart w:id="53" w:name="_Toc200967385"/>
                            <w:bookmarkStart w:id="54" w:name="_Toc201085379"/>
                            <w:r w:rsidRPr="00BC7F55">
                              <w:t xml:space="preserve">Фигура </w:t>
                            </w:r>
                            <w:r w:rsidR="00645141">
                              <w:fldChar w:fldCharType="begin"/>
                            </w:r>
                            <w:r w:rsidR="00645141">
                              <w:instrText xml:space="preserve"> SEQ Фигура \* ARABIC </w:instrText>
                            </w:r>
                            <w:r w:rsidR="00645141">
                              <w:fldChar w:fldCharType="separate"/>
                            </w:r>
                            <w:r w:rsidR="00910784">
                              <w:rPr>
                                <w:noProof/>
                              </w:rPr>
                              <w:t>4</w:t>
                            </w:r>
                            <w:r w:rsidR="00645141">
                              <w:rPr>
                                <w:noProof/>
                              </w:rPr>
                              <w:fldChar w:fldCharType="end"/>
                            </w:r>
                            <w:r w:rsidRPr="00BC7F55">
                              <w:rPr>
                                <w:noProof/>
                                <w:lang w:val="en-US"/>
                              </w:rPr>
                              <w:t>:</w:t>
                            </w:r>
                            <w:r w:rsidRPr="00BC7F55">
                              <w:t xml:space="preserve"> Командата "LOITER_TURNS"</w:t>
                            </w:r>
                            <w:r w:rsidRPr="00BC7F55">
                              <w:rPr>
                                <w:lang w:val="en-US"/>
                              </w:rPr>
                              <w:t xml:space="preserve"> </w:t>
                            </w:r>
                            <w:r w:rsidRPr="00BC7F55">
                              <w:t>добавя информация за броя на обиколките, посоката и местоположението, около което летателният апарат трябва да се задържи.</w:t>
                            </w:r>
                            <w:bookmarkEnd w:id="53"/>
                            <w:bookmarkEnd w:id="54"/>
                          </w:p>
                          <w:p w14:paraId="0C6252DD" w14:textId="41AC407E" w:rsidR="00CA69DD" w:rsidRPr="00BC7F55" w:rsidRDefault="00CA69DD" w:rsidP="00BF6BED">
                            <w:pPr>
                              <w:pStyle w:val="Caption"/>
                              <w:rPr>
                                <w:noProof/>
                                <w:color w:val="000000"/>
                                <w:sz w:val="24"/>
                                <w:highlight w:val="yellow"/>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4BCA315" id="Text Box 12" o:spid="_x0000_s1028" type="#_x0000_t202" style="width:416.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" stroked="f">
                <v:textbox inset="0,0,0,0">
                  <w:txbxContent>
                    <w:p w14:paraId="0832F0E7" w14:textId="389605BA" w:rsidR="00CA69DD" w:rsidRPr="00BC7F55" w:rsidRDefault="00CA69DD" w:rsidP="00AF15AF">
                      <w:pPr>
                        <w:pStyle w:val="Caption"/>
                        <w:rPr>
                          <w:noProof/>
                          <w:color w:val="000000"/>
                          <w:sz w:val="24"/>
                        </w:rPr>
                      </w:pPr>
                      <w:bookmarkStart w:id="55" w:name="_Toc200967385"/>
                      <w:bookmarkStart w:id="56" w:name="_Toc201085379"/>
                      <w:r w:rsidRPr="00BC7F55">
                        <w:t xml:space="preserve">Фигура </w:t>
                      </w:r>
                      <w:r w:rsidR="00645141">
                        <w:fldChar w:fldCharType="begin"/>
                      </w:r>
                      <w:r w:rsidR="00645141">
                        <w:instrText xml:space="preserve"> SEQ Фигура \* ARABIC </w:instrText>
                      </w:r>
                      <w:r w:rsidR="00645141">
                        <w:fldChar w:fldCharType="separate"/>
                      </w:r>
                      <w:r w:rsidR="00910784">
                        <w:rPr>
                          <w:noProof/>
                        </w:rPr>
                        <w:t>4</w:t>
                      </w:r>
                      <w:r w:rsidR="00645141">
                        <w:rPr>
                          <w:noProof/>
                        </w:rPr>
                        <w:fldChar w:fldCharType="end"/>
                      </w:r>
                      <w:r w:rsidRPr="00BC7F55">
                        <w:rPr>
                          <w:noProof/>
                          <w:lang w:val="en-US"/>
                        </w:rPr>
                        <w:t>:</w:t>
                      </w:r>
                      <w:r w:rsidRPr="00BC7F55">
                        <w:t xml:space="preserve"> Командата "LOITER_TURNS"</w:t>
                      </w:r>
                      <w:r w:rsidRPr="00BC7F55">
                        <w:rPr>
                          <w:lang w:val="en-US"/>
                        </w:rPr>
                        <w:t xml:space="preserve"> </w:t>
                      </w:r>
                      <w:r w:rsidRPr="00BC7F55">
                        <w:t>добавя информация за броя на обиколките, посоката и местоположението, около което летателният апарат трябва да се задържи.</w:t>
                      </w:r>
                      <w:bookmarkEnd w:id="55"/>
                      <w:bookmarkEnd w:id="56"/>
                    </w:p>
                    <w:p w14:paraId="0C6252DD" w14:textId="41AC407E" w:rsidR="00CA69DD" w:rsidRPr="00BC7F55" w:rsidRDefault="00CA69DD" w:rsidP="00BF6BED">
                      <w:pPr>
                        <w:pStyle w:val="Caption"/>
                        <w:rPr>
                          <w:noProof/>
                          <w:color w:val="000000"/>
                          <w:sz w:val="24"/>
                          <w:highlight w:val="yellow"/>
                          <w:lang w:val="en-US"/>
                        </w:rPr>
                      </w:pPr>
                    </w:p>
                  </w:txbxContent>
                </v:textbox>
                <w10:anchorlock/>
              </v:shape>
            </w:pict>
          </mc:Fallback>
        </mc:AlternateContent>
      </w:r>
    </w:p>
    <w:p w14:paraId="0AAE31CD" w14:textId="77777777" w:rsidR="00EF4554" w:rsidRPr="000F5FED" w:rsidRDefault="00EF4554" w:rsidP="00EF4554">
      <w:pPr>
        <w:ind w:firstLine="698"/>
        <w:rPr>
          <w:color w:val="auto"/>
        </w:rPr>
      </w:pPr>
      <w:r w:rsidRPr="000F5FED">
        <w:t xml:space="preserve">Броят на различните елементи на мисията, които могат да се съхраняват в автопилота, е ограничен до </w:t>
      </w:r>
      <w:r w:rsidRPr="000F5FED">
        <w:rPr>
          <w:rStyle w:val="underline"/>
        </w:rPr>
        <w:t>приблизително 650</w:t>
      </w:r>
      <w:r w:rsidRPr="000F5FED">
        <w:t xml:space="preserve"> точки от маршрута, или около 10kB. Ако е необходимо да се изпълни по-дълга мисия, може да се зададе параметърът BRD_SD_MISSION, който създава файл на SD картата за съхранение на допълнителни данни. Този параметър може да бъде настроен до максимум 64 kB, което позволява общо над 4000 точки от маршрута в една мисия. </w:t>
      </w:r>
    </w:p>
    <w:p w14:paraId="57B93A98" w14:textId="77777777" w:rsidR="00EF4554" w:rsidRPr="000F5FED" w:rsidRDefault="00EF4554" w:rsidP="00EF4554">
      <w:pPr>
        <w:ind w:firstLine="698"/>
      </w:pPr>
      <w:r w:rsidRPr="000F5FED">
        <w:t>Когато списъкът с елементи на мисия приключи, мултикоптерът ще задържи позицията си (loiter) на последната точка по маршрута безкрайно, докато не настъпи смяна на режим или изключване, например при кацане. Роувърът ще спре и ще задържи позицията си, но самолетът ще изпълни връщане към началната точка (RTL), освен ако последният елемент от мисията не е безкрайно задържане (unlimited loiter), завъртане (turns) или кацане.</w:t>
      </w:r>
    </w:p>
    <w:p w14:paraId="60B2A6B2" w14:textId="31481490" w:rsidR="00D71299" w:rsidRDefault="00AF15AF" w:rsidP="00D71299">
      <w:pPr>
        <w:pStyle w:val="Heading2"/>
        <w:rPr>
          <w:lang w:val="en-US"/>
        </w:rPr>
      </w:pPr>
      <w:bookmarkStart w:id="57" w:name="_Toc201085673"/>
      <w:r>
        <w:rPr>
          <w:lang w:val="en-US"/>
        </w:rPr>
        <w:t xml:space="preserve">1.3 </w:t>
      </w:r>
      <w:r w:rsidR="00D71299">
        <w:t xml:space="preserve">Протоколът за пренос на данни </w:t>
      </w:r>
      <w:proofErr w:type="spellStart"/>
      <w:r w:rsidR="00D71299">
        <w:rPr>
          <w:lang w:val="en-US"/>
        </w:rPr>
        <w:t>MavLink</w:t>
      </w:r>
      <w:bookmarkEnd w:id="57"/>
      <w:proofErr w:type="spellEnd"/>
    </w:p>
    <w:p w14:paraId="658A9415" w14:textId="77777777" w:rsidR="00EF4554" w:rsidRDefault="000E6A72" w:rsidP="00EF4554">
      <w:pPr>
        <w:rPr>
          <w:color w:val="auto"/>
        </w:rPr>
      </w:pPr>
      <w:r>
        <w:tab/>
      </w:r>
      <w:r>
        <w:tab/>
      </w:r>
      <w:r w:rsidR="00EF4554">
        <w:t xml:space="preserve">За комуникацията между дроновете и наземния контрол се използва протоколът MAVLink. Това е изключително лек комуникационен протокол за обмен на съобщения с дронове и между отделните компоненти на борда на дрона. </w:t>
      </w:r>
    </w:p>
    <w:p w14:paraId="105FCD10" w14:textId="37C0B11D" w:rsidR="00EF4554" w:rsidRDefault="00EF4554" w:rsidP="00EF4554">
      <w:pPr>
        <w:ind w:firstLine="698"/>
      </w:pPr>
      <w:r>
        <w:t>MAVLink</w:t>
      </w:r>
      <w:r w:rsidR="003B0451">
        <w:rPr>
          <w:lang w:val="en-US"/>
        </w:rPr>
        <w:t xml:space="preserve"> [3]</w:t>
      </w:r>
      <w:r>
        <w:t xml:space="preserve"> използва модерен хибриден модел на публикуване–абониране и директна комуникация точка-точка. Потоците от данни се изпращат като теми (topic), докато конфигурационните подпротоколи, като протоколът за мисии или </w:t>
      </w:r>
      <w:r>
        <w:lastRenderedPageBreak/>
        <w:t xml:space="preserve">параметричният протокол, са от тип точка към точка с възможност за повторно предаване. </w:t>
      </w:r>
    </w:p>
    <w:p w14:paraId="464A93B6" w14:textId="77777777" w:rsidR="00EF4554" w:rsidRDefault="00EF4554" w:rsidP="00EF4554">
      <w:pPr>
        <w:ind w:firstLine="698"/>
      </w:pPr>
      <w:r>
        <w:t xml:space="preserve">Съобщенията се дефинират в XML файлове. Всеки XML файл дефинира набора от съобщения, които се поддържат от конкретна MAVLink система, наричана още "диалект". Референтният набор от съобщения, който се използва от повечето наземни станции и автопилоти, е дефиниран във файла common.xml. Повечето диалекти надграждат тази дефиниция. Генератори на код създават софтуерни библиотеки за конкретни програмни езици от тези XML дефиниции на съобщенията. Тези библиотеки могат да се използват от дронове, наземни контролни станции и други MAVLink-съвместими системи за комуникация. Генерираните библиотеки обикновено са с MIT лиценз, което означава, че могат да се използват без ограничения, включително в затворен код, без задължение за публикуване на изходния код на приложението. </w:t>
      </w:r>
    </w:p>
    <w:p w14:paraId="36119019" w14:textId="06B8B1BA" w:rsidR="00EF4554" w:rsidRDefault="00EF4554" w:rsidP="00EF4554">
      <w:pPr>
        <w:ind w:firstLine="698"/>
      </w:pPr>
      <w:r>
        <w:t>Протоколът е бинарен телеметричен, създаден за системи с ограничени ресурси и връзки с ограничена пропускателна способност, тъй като е разработен специално за използване за комуникация между дронове. Това означава, че ресурсите са ограничени и връзката може да не е стабилна. MAVLink се използва в две основни версии: v1.0</w:t>
      </w:r>
      <w:r w:rsidR="00DD40CA">
        <w:t xml:space="preserve"> </w:t>
      </w:r>
      <w:r>
        <w:t xml:space="preserve"> и v2.0, като v2.0 е обратно съвместима и може да приема и изпраща пакети във формат v1.0.</w:t>
      </w:r>
    </w:p>
    <w:p w14:paraId="0AD031B8" w14:textId="633E683C" w:rsidR="00C62387" w:rsidRDefault="00C62387" w:rsidP="00EF4554">
      <w:pPr>
        <w:rPr>
          <w:color w:val="auto"/>
        </w:rPr>
      </w:pPr>
      <w:r>
        <w:t>Съобщенията, изпратени от версия едно</w:t>
      </w:r>
      <w:r w:rsidR="00DD40CA">
        <w:t xml:space="preserve"> (</w:t>
      </w:r>
      <w:r w:rsidR="00DD40CA">
        <w:fldChar w:fldCharType="begin"/>
      </w:r>
      <w:r w:rsidR="00DD40CA">
        <w:instrText xml:space="preserve"> REF _Ref201085273 \h </w:instrText>
      </w:r>
      <w:r w:rsidR="00DD40CA">
        <w:fldChar w:fldCharType="separate"/>
      </w:r>
      <w:r w:rsidR="00910784">
        <w:t xml:space="preserve">Фигура </w:t>
      </w:r>
      <w:r w:rsidR="00910784">
        <w:rPr>
          <w:noProof/>
        </w:rPr>
        <w:t>5</w:t>
      </w:r>
      <w:r w:rsidR="00DD40CA">
        <w:fldChar w:fldCharType="end"/>
      </w:r>
      <w:r w:rsidR="00DD40CA">
        <w:t>)</w:t>
      </w:r>
      <w:r>
        <w:t>, имат дължина от 8 до 263 байта и съдържат следните полета:</w:t>
      </w:r>
    </w:p>
    <w:p w14:paraId="341A37E2" w14:textId="77777777" w:rsidR="00C62387" w:rsidRPr="00C62387" w:rsidRDefault="00C62387" w:rsidP="00C62387">
      <w:pPr>
        <w:pStyle w:val="ListParagraph"/>
        <w:numPr>
          <w:ilvl w:val="0"/>
          <w:numId w:val="19"/>
        </w:numPr>
        <w:rPr>
          <w:color w:val="auto"/>
        </w:rPr>
      </w:pPr>
      <w:r w:rsidRPr="00C62387">
        <w:rPr>
          <w:rStyle w:val="Strong"/>
          <w:b w:val="0"/>
        </w:rPr>
        <w:t>STX</w:t>
      </w:r>
      <w:r>
        <w:t xml:space="preserve"> – Стартов байт, указващ началото на съобщението (обикновено 0xFE).</w:t>
      </w:r>
    </w:p>
    <w:p w14:paraId="6CDEA779" w14:textId="77777777" w:rsidR="00C62387" w:rsidRDefault="00C62387" w:rsidP="00C62387">
      <w:pPr>
        <w:pStyle w:val="ListParagraph"/>
        <w:numPr>
          <w:ilvl w:val="0"/>
          <w:numId w:val="19"/>
        </w:numPr>
      </w:pPr>
      <w:r w:rsidRPr="00C62387">
        <w:rPr>
          <w:rStyle w:val="Strong"/>
          <w:b w:val="0"/>
        </w:rPr>
        <w:t>LEN</w:t>
      </w:r>
      <w:r>
        <w:t xml:space="preserve"> – Дължина на полезния товар (payload) в байтове.</w:t>
      </w:r>
    </w:p>
    <w:p w14:paraId="34CBCD03" w14:textId="77777777" w:rsidR="00C62387" w:rsidRDefault="00C62387" w:rsidP="00C62387">
      <w:pPr>
        <w:pStyle w:val="ListParagraph"/>
        <w:numPr>
          <w:ilvl w:val="0"/>
          <w:numId w:val="19"/>
        </w:numPr>
      </w:pPr>
      <w:r w:rsidRPr="00C62387">
        <w:rPr>
          <w:rStyle w:val="Strong"/>
          <w:b w:val="0"/>
        </w:rPr>
        <w:t>SEQ</w:t>
      </w:r>
      <w:r>
        <w:t xml:space="preserve"> – Номер на последователността, използван за проследяване на изгубени съобщения.</w:t>
      </w:r>
    </w:p>
    <w:p w14:paraId="0984AFE7" w14:textId="77777777" w:rsidR="00C62387" w:rsidRDefault="00C62387" w:rsidP="00C62387">
      <w:pPr>
        <w:pStyle w:val="ListParagraph"/>
        <w:numPr>
          <w:ilvl w:val="0"/>
          <w:numId w:val="19"/>
        </w:numPr>
      </w:pPr>
      <w:r w:rsidRPr="00C62387">
        <w:rPr>
          <w:rStyle w:val="Strong"/>
          <w:b w:val="0"/>
        </w:rPr>
        <w:t>SYS</w:t>
      </w:r>
      <w:r>
        <w:rPr>
          <w:rStyle w:val="Strong"/>
        </w:rPr>
        <w:t xml:space="preserve"> </w:t>
      </w:r>
      <w:r w:rsidRPr="00C62387">
        <w:rPr>
          <w:rStyle w:val="Strong"/>
          <w:b w:val="0"/>
        </w:rPr>
        <w:t>ID</w:t>
      </w:r>
      <w:r>
        <w:t xml:space="preserve"> – Идентификатор на системата (напр. дрон или наземна станция).</w:t>
      </w:r>
    </w:p>
    <w:p w14:paraId="425CF328" w14:textId="77777777" w:rsidR="00C62387" w:rsidRDefault="00C62387" w:rsidP="00C62387">
      <w:pPr>
        <w:pStyle w:val="ListParagraph"/>
        <w:numPr>
          <w:ilvl w:val="0"/>
          <w:numId w:val="19"/>
        </w:numPr>
      </w:pPr>
      <w:r w:rsidRPr="00C62387">
        <w:rPr>
          <w:rStyle w:val="Strong"/>
          <w:b w:val="0"/>
        </w:rPr>
        <w:t>COMP ID</w:t>
      </w:r>
      <w:r>
        <w:t xml:space="preserve"> – Идентификатор на компонента (напр. автопилот, камера).</w:t>
      </w:r>
    </w:p>
    <w:p w14:paraId="02E90EE4" w14:textId="77777777" w:rsidR="00C62387" w:rsidRDefault="00C62387" w:rsidP="00C62387">
      <w:pPr>
        <w:pStyle w:val="ListParagraph"/>
        <w:numPr>
          <w:ilvl w:val="0"/>
          <w:numId w:val="19"/>
        </w:numPr>
      </w:pPr>
      <w:r w:rsidRPr="00C62387">
        <w:rPr>
          <w:rStyle w:val="Strong"/>
          <w:b w:val="0"/>
        </w:rPr>
        <w:t>MSG</w:t>
      </w:r>
      <w:r>
        <w:rPr>
          <w:rStyle w:val="Strong"/>
        </w:rPr>
        <w:t xml:space="preserve"> </w:t>
      </w:r>
      <w:r w:rsidRPr="00C62387">
        <w:rPr>
          <w:rStyle w:val="Strong"/>
          <w:b w:val="0"/>
        </w:rPr>
        <w:t>ID</w:t>
      </w:r>
      <w:r>
        <w:t xml:space="preserve"> – Идентификатор на типа съобщение.</w:t>
      </w:r>
    </w:p>
    <w:p w14:paraId="41ECEDA3" w14:textId="77777777" w:rsidR="00C62387" w:rsidRDefault="00C62387" w:rsidP="00C62387">
      <w:pPr>
        <w:pStyle w:val="ListParagraph"/>
        <w:numPr>
          <w:ilvl w:val="0"/>
          <w:numId w:val="19"/>
        </w:numPr>
      </w:pPr>
      <w:r w:rsidRPr="00C62387">
        <w:rPr>
          <w:rStyle w:val="Strong"/>
          <w:b w:val="0"/>
        </w:rPr>
        <w:t>PAYLOAD</w:t>
      </w:r>
      <w:r>
        <w:t xml:space="preserve"> – Данните, съдържащи информацията от съобщението (до 255 байта).</w:t>
      </w:r>
    </w:p>
    <w:p w14:paraId="39655185" w14:textId="77777777" w:rsidR="00C62387" w:rsidRDefault="00C62387" w:rsidP="00C62387">
      <w:pPr>
        <w:pStyle w:val="ListParagraph"/>
        <w:numPr>
          <w:ilvl w:val="0"/>
          <w:numId w:val="19"/>
        </w:numPr>
      </w:pPr>
      <w:r w:rsidRPr="00C62387">
        <w:rPr>
          <w:rStyle w:val="Strong"/>
          <w:b w:val="0"/>
        </w:rPr>
        <w:t>CHECKSUM</w:t>
      </w:r>
      <w:r>
        <w:t xml:space="preserve"> – Контролна сума за проверка на целостта на съобщението.</w:t>
      </w:r>
    </w:p>
    <w:p w14:paraId="26FD7A0B" w14:textId="2773BE33" w:rsidR="00C62387" w:rsidRDefault="00C62387" w:rsidP="00C62387">
      <w:pPr>
        <w:keepNext/>
      </w:pPr>
      <w:r>
        <w:rPr>
          <w:noProof/>
          <w:lang w:val="en-US" w:eastAsia="en-US"/>
        </w:rPr>
        <w:lastRenderedPageBreak/>
        <w:drawing>
          <wp:inline distT="0" distB="0" distL="0" distR="0" wp14:anchorId="5ED7E803" wp14:editId="7490B0D9">
            <wp:extent cx="5276850" cy="838997"/>
            <wp:effectExtent l="0" t="0" r="0" b="0"/>
            <wp:docPr id="24" name="Picture 24" descr="MAVLink v1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VLink v1 packe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2049" cy="850953"/>
                    </a:xfrm>
                    <a:prstGeom prst="rect">
                      <a:avLst/>
                    </a:prstGeom>
                    <a:noFill/>
                    <a:ln>
                      <a:noFill/>
                    </a:ln>
                  </pic:spPr>
                </pic:pic>
              </a:graphicData>
            </a:graphic>
          </wp:inline>
        </w:drawing>
      </w:r>
    </w:p>
    <w:p w14:paraId="2D39E032" w14:textId="75031CAE" w:rsidR="00C62387" w:rsidRDefault="00C62387" w:rsidP="00C62387">
      <w:pPr>
        <w:pStyle w:val="Caption"/>
        <w:rPr>
          <w:lang w:val="en-US"/>
        </w:rPr>
      </w:pPr>
      <w:bookmarkStart w:id="58" w:name="_Ref201085273"/>
      <w:bookmarkStart w:id="59" w:name="_Toc200967386"/>
      <w:bookmarkStart w:id="60" w:name="_Toc201085380"/>
      <w:r>
        <w:t xml:space="preserve">Фигура </w:t>
      </w:r>
      <w:r w:rsidR="00645141">
        <w:fldChar w:fldCharType="begin"/>
      </w:r>
      <w:r w:rsidR="00645141">
        <w:instrText xml:space="preserve"> SEQ Фигура \* ARABIC </w:instrText>
      </w:r>
      <w:r w:rsidR="00645141">
        <w:fldChar w:fldCharType="separate"/>
      </w:r>
      <w:r w:rsidR="00910784">
        <w:rPr>
          <w:noProof/>
        </w:rPr>
        <w:t>5</w:t>
      </w:r>
      <w:r w:rsidR="00645141">
        <w:rPr>
          <w:noProof/>
        </w:rPr>
        <w:fldChar w:fldCharType="end"/>
      </w:r>
      <w:bookmarkEnd w:id="58"/>
      <w:r w:rsidR="00F47B2F">
        <w:rPr>
          <w:noProof/>
          <w:lang w:val="en-US"/>
        </w:rPr>
        <w:t>:</w:t>
      </w:r>
      <w:r>
        <w:rPr>
          <w:lang w:val="en-US"/>
        </w:rPr>
        <w:t xml:space="preserve"> </w:t>
      </w:r>
      <w:proofErr w:type="spellStart"/>
      <w:r w:rsidRPr="00C62387">
        <w:rPr>
          <w:lang w:val="en-US"/>
        </w:rPr>
        <w:t>MavLink</w:t>
      </w:r>
      <w:proofErr w:type="spellEnd"/>
      <w:r w:rsidRPr="00C62387">
        <w:rPr>
          <w:lang w:val="en-US"/>
        </w:rPr>
        <w:t xml:space="preserve"> </w:t>
      </w:r>
      <w:r w:rsidR="006604B9">
        <w:rPr>
          <w:lang w:val="en-US"/>
        </w:rPr>
        <w:t>v</w:t>
      </w:r>
      <w:r w:rsidRPr="00C62387">
        <w:rPr>
          <w:lang w:val="en-US"/>
        </w:rPr>
        <w:t xml:space="preserve">1. </w:t>
      </w:r>
      <w:proofErr w:type="spellStart"/>
      <w:r w:rsidRPr="00C62387">
        <w:rPr>
          <w:lang w:val="en-US"/>
        </w:rPr>
        <w:t>Структура</w:t>
      </w:r>
      <w:proofErr w:type="spellEnd"/>
      <w:r w:rsidRPr="00C62387">
        <w:rPr>
          <w:lang w:val="en-US"/>
        </w:rPr>
        <w:t xml:space="preserve"> </w:t>
      </w:r>
      <w:proofErr w:type="spellStart"/>
      <w:r w:rsidRPr="00C62387">
        <w:rPr>
          <w:lang w:val="en-US"/>
        </w:rPr>
        <w:t>на</w:t>
      </w:r>
      <w:proofErr w:type="spellEnd"/>
      <w:r w:rsidRPr="00C62387">
        <w:rPr>
          <w:lang w:val="en-US"/>
        </w:rPr>
        <w:t xml:space="preserve"> </w:t>
      </w:r>
      <w:proofErr w:type="spellStart"/>
      <w:r w:rsidRPr="00C62387">
        <w:rPr>
          <w:lang w:val="en-US"/>
        </w:rPr>
        <w:t>изпратеното</w:t>
      </w:r>
      <w:proofErr w:type="spellEnd"/>
      <w:r w:rsidRPr="00C62387">
        <w:rPr>
          <w:lang w:val="en-US"/>
        </w:rPr>
        <w:t xml:space="preserve"> </w:t>
      </w:r>
      <w:proofErr w:type="spellStart"/>
      <w:r w:rsidRPr="00C62387">
        <w:rPr>
          <w:lang w:val="en-US"/>
        </w:rPr>
        <w:t>съобщение</w:t>
      </w:r>
      <w:bookmarkEnd w:id="59"/>
      <w:bookmarkEnd w:id="60"/>
      <w:proofErr w:type="spellEnd"/>
    </w:p>
    <w:p w14:paraId="3C34902E" w14:textId="4210DBC5" w:rsidR="00C62387" w:rsidRDefault="00C62387" w:rsidP="00C62387">
      <w:r>
        <w:rPr>
          <w:lang w:val="en-US"/>
        </w:rPr>
        <w:tab/>
      </w:r>
      <w:r>
        <w:rPr>
          <w:lang w:val="en-US"/>
        </w:rPr>
        <w:tab/>
      </w:r>
      <w:r>
        <w:t xml:space="preserve">Съобщенията, изпратени от версия </w:t>
      </w:r>
      <w:r w:rsidR="00A835F2">
        <w:t>две</w:t>
      </w:r>
      <w:r w:rsidR="00DD40CA">
        <w:t xml:space="preserve"> (</w:t>
      </w:r>
      <w:r w:rsidR="00DD40CA">
        <w:fldChar w:fldCharType="begin"/>
      </w:r>
      <w:r w:rsidR="00DD40CA">
        <w:instrText xml:space="preserve"> REF _Ref201085280 \h </w:instrText>
      </w:r>
      <w:r w:rsidR="00DD40CA">
        <w:fldChar w:fldCharType="separate"/>
      </w:r>
      <w:r w:rsidR="00910784">
        <w:t xml:space="preserve">Фигура </w:t>
      </w:r>
      <w:r w:rsidR="00910784">
        <w:rPr>
          <w:noProof/>
        </w:rPr>
        <w:t>6</w:t>
      </w:r>
      <w:r w:rsidR="00DD40CA">
        <w:fldChar w:fldCharType="end"/>
      </w:r>
      <w:r w:rsidR="00DD40CA">
        <w:t>)</w:t>
      </w:r>
      <w:r>
        <w:t xml:space="preserve">, имат дължина от </w:t>
      </w:r>
      <w:r w:rsidR="00A835F2">
        <w:t>12</w:t>
      </w:r>
      <w:r>
        <w:t xml:space="preserve"> до 2</w:t>
      </w:r>
      <w:r w:rsidR="00A835F2">
        <w:t>80</w:t>
      </w:r>
      <w:r>
        <w:t xml:space="preserve"> байта и съдържат следните полета:</w:t>
      </w:r>
    </w:p>
    <w:p w14:paraId="22E8F2C4" w14:textId="77777777" w:rsidR="00C62387" w:rsidRPr="00C62387" w:rsidRDefault="00C62387" w:rsidP="00C62387">
      <w:pPr>
        <w:pStyle w:val="ListParagraph"/>
        <w:numPr>
          <w:ilvl w:val="0"/>
          <w:numId w:val="22"/>
        </w:numPr>
        <w:rPr>
          <w:color w:val="auto"/>
        </w:rPr>
      </w:pPr>
      <w:r w:rsidRPr="00C62387">
        <w:rPr>
          <w:rStyle w:val="Strong"/>
          <w:b w:val="0"/>
        </w:rPr>
        <w:t>STX</w:t>
      </w:r>
      <w:r w:rsidRPr="00C62387">
        <w:t xml:space="preserve"> – Стартов байт (0xFD), различаващ се от v1.</w:t>
      </w:r>
    </w:p>
    <w:p w14:paraId="5DB60E96" w14:textId="3C8F8976" w:rsidR="00C62387" w:rsidRPr="00C62387" w:rsidRDefault="00C62387" w:rsidP="00C62387">
      <w:pPr>
        <w:pStyle w:val="ListParagraph"/>
        <w:numPr>
          <w:ilvl w:val="0"/>
          <w:numId w:val="22"/>
        </w:numPr>
        <w:jc w:val="left"/>
      </w:pPr>
      <w:r w:rsidRPr="00C62387">
        <w:rPr>
          <w:rStyle w:val="Strong"/>
          <w:b w:val="0"/>
        </w:rPr>
        <w:t>LEN</w:t>
      </w:r>
      <w:r w:rsidRPr="00C62387">
        <w:t xml:space="preserve"> – Дължина на полезния товар.</w:t>
      </w:r>
    </w:p>
    <w:p w14:paraId="2C5A71FA" w14:textId="74BC4EC3" w:rsidR="00C62387" w:rsidRPr="00C62387" w:rsidRDefault="00C62387" w:rsidP="00C62387">
      <w:pPr>
        <w:pStyle w:val="ListParagraph"/>
        <w:numPr>
          <w:ilvl w:val="0"/>
          <w:numId w:val="22"/>
        </w:numPr>
      </w:pPr>
      <w:r w:rsidRPr="00C62387">
        <w:rPr>
          <w:rStyle w:val="Strong"/>
          <w:b w:val="0"/>
        </w:rPr>
        <w:t>INC</w:t>
      </w:r>
      <w:r w:rsidRPr="00C62387">
        <w:rPr>
          <w:rStyle w:val="Strong"/>
        </w:rPr>
        <w:t xml:space="preserve"> </w:t>
      </w:r>
      <w:r w:rsidRPr="00C62387">
        <w:rPr>
          <w:rStyle w:val="Strong"/>
          <w:b w:val="0"/>
        </w:rPr>
        <w:t>FLAGS</w:t>
      </w:r>
      <w:r w:rsidRPr="00C62387">
        <w:t xml:space="preserve"> – Индикатори за допълнителни опции като криптиране или подпис.</w:t>
      </w:r>
    </w:p>
    <w:p w14:paraId="24D3435D" w14:textId="1C4E2393" w:rsidR="00C62387" w:rsidRPr="00C62387" w:rsidRDefault="00C62387" w:rsidP="00C62387">
      <w:pPr>
        <w:pStyle w:val="ListParagraph"/>
        <w:numPr>
          <w:ilvl w:val="0"/>
          <w:numId w:val="22"/>
        </w:numPr>
      </w:pPr>
      <w:r w:rsidRPr="00C62387">
        <w:rPr>
          <w:rStyle w:val="Strong"/>
          <w:b w:val="0"/>
        </w:rPr>
        <w:t>CMP</w:t>
      </w:r>
      <w:r w:rsidRPr="00C62387">
        <w:rPr>
          <w:rStyle w:val="Strong"/>
        </w:rPr>
        <w:t xml:space="preserve"> </w:t>
      </w:r>
      <w:r w:rsidRPr="00C62387">
        <w:rPr>
          <w:rStyle w:val="Strong"/>
          <w:b w:val="0"/>
        </w:rPr>
        <w:t>FLAGS</w:t>
      </w:r>
      <w:r w:rsidRPr="00C62387">
        <w:t xml:space="preserve"> – Флагове за компресиране на съобщението.</w:t>
      </w:r>
    </w:p>
    <w:p w14:paraId="57CBFB75" w14:textId="0830A8CD" w:rsidR="00C62387" w:rsidRPr="00C62387" w:rsidRDefault="00C62387" w:rsidP="00C62387">
      <w:pPr>
        <w:pStyle w:val="ListParagraph"/>
        <w:numPr>
          <w:ilvl w:val="0"/>
          <w:numId w:val="22"/>
        </w:numPr>
      </w:pPr>
      <w:r w:rsidRPr="00C62387">
        <w:rPr>
          <w:rStyle w:val="Strong"/>
          <w:b w:val="0"/>
        </w:rPr>
        <w:t>SEQ</w:t>
      </w:r>
      <w:r w:rsidRPr="00C62387">
        <w:t xml:space="preserve"> – Номер на последователността.</w:t>
      </w:r>
    </w:p>
    <w:p w14:paraId="477AABF1" w14:textId="3FF8DDAF" w:rsidR="00C62387" w:rsidRPr="00C62387" w:rsidRDefault="00C62387" w:rsidP="00C62387">
      <w:pPr>
        <w:pStyle w:val="ListParagraph"/>
        <w:numPr>
          <w:ilvl w:val="0"/>
          <w:numId w:val="22"/>
        </w:numPr>
      </w:pPr>
      <w:r w:rsidRPr="00C62387">
        <w:rPr>
          <w:rStyle w:val="Strong"/>
          <w:b w:val="0"/>
        </w:rPr>
        <w:t>SYS</w:t>
      </w:r>
      <w:r w:rsidRPr="00C62387">
        <w:rPr>
          <w:rStyle w:val="Strong"/>
        </w:rPr>
        <w:t xml:space="preserve"> </w:t>
      </w:r>
      <w:r w:rsidRPr="00C62387">
        <w:rPr>
          <w:rStyle w:val="Strong"/>
          <w:b w:val="0"/>
        </w:rPr>
        <w:t>ID</w:t>
      </w:r>
      <w:r w:rsidRPr="00C62387">
        <w:t xml:space="preserve"> – Идентификатор на системата.</w:t>
      </w:r>
    </w:p>
    <w:p w14:paraId="482320BB" w14:textId="0AAC0987" w:rsidR="00C62387" w:rsidRPr="00C62387" w:rsidRDefault="00C62387" w:rsidP="00C62387">
      <w:pPr>
        <w:pStyle w:val="ListParagraph"/>
        <w:numPr>
          <w:ilvl w:val="0"/>
          <w:numId w:val="22"/>
        </w:numPr>
      </w:pPr>
      <w:r w:rsidRPr="00C62387">
        <w:rPr>
          <w:rStyle w:val="Strong"/>
          <w:b w:val="0"/>
        </w:rPr>
        <w:t>COMP</w:t>
      </w:r>
      <w:r w:rsidRPr="00C62387">
        <w:rPr>
          <w:rStyle w:val="Strong"/>
        </w:rPr>
        <w:t xml:space="preserve"> </w:t>
      </w:r>
      <w:r w:rsidRPr="00C62387">
        <w:rPr>
          <w:rStyle w:val="Strong"/>
          <w:b w:val="0"/>
        </w:rPr>
        <w:t>ID</w:t>
      </w:r>
      <w:r w:rsidRPr="00C62387">
        <w:t xml:space="preserve"> – Идентификатор на компонента.</w:t>
      </w:r>
    </w:p>
    <w:p w14:paraId="06AB7A28" w14:textId="61F6E599" w:rsidR="00C62387" w:rsidRPr="00C62387" w:rsidRDefault="00C62387" w:rsidP="00C62387">
      <w:pPr>
        <w:pStyle w:val="ListParagraph"/>
        <w:numPr>
          <w:ilvl w:val="0"/>
          <w:numId w:val="22"/>
        </w:numPr>
      </w:pPr>
      <w:r w:rsidRPr="00C62387">
        <w:rPr>
          <w:rStyle w:val="Strong"/>
          <w:b w:val="0"/>
        </w:rPr>
        <w:t>MSG</w:t>
      </w:r>
      <w:r w:rsidRPr="00C62387">
        <w:rPr>
          <w:rStyle w:val="Strong"/>
        </w:rPr>
        <w:t xml:space="preserve"> </w:t>
      </w:r>
      <w:r w:rsidRPr="00C62387">
        <w:rPr>
          <w:rStyle w:val="Strong"/>
          <w:b w:val="0"/>
        </w:rPr>
        <w:t>ID</w:t>
      </w:r>
      <w:r>
        <w:rPr>
          <w:rStyle w:val="Strong"/>
        </w:rPr>
        <w:t xml:space="preserve"> </w:t>
      </w:r>
      <w:r w:rsidRPr="00C62387">
        <w:t>– Разширен идентификатор на съобщението (3 байта вместо 1).</w:t>
      </w:r>
    </w:p>
    <w:p w14:paraId="7B7A0A4C" w14:textId="0CB4A6C7" w:rsidR="00C62387" w:rsidRPr="00C62387" w:rsidRDefault="00C62387" w:rsidP="00C62387">
      <w:pPr>
        <w:pStyle w:val="ListParagraph"/>
        <w:numPr>
          <w:ilvl w:val="0"/>
          <w:numId w:val="22"/>
        </w:numPr>
      </w:pPr>
      <w:r w:rsidRPr="00C62387">
        <w:rPr>
          <w:rStyle w:val="Strong"/>
          <w:b w:val="0"/>
        </w:rPr>
        <w:t>PAYLOAD</w:t>
      </w:r>
      <w:r w:rsidRPr="00C62387">
        <w:t xml:space="preserve"> – Основните данни на съобщението.</w:t>
      </w:r>
    </w:p>
    <w:p w14:paraId="13EA078A" w14:textId="5AE70CE1" w:rsidR="00C62387" w:rsidRPr="00C62387" w:rsidRDefault="00C62387" w:rsidP="00C62387">
      <w:pPr>
        <w:pStyle w:val="ListParagraph"/>
        <w:numPr>
          <w:ilvl w:val="0"/>
          <w:numId w:val="22"/>
        </w:numPr>
      </w:pPr>
      <w:r w:rsidRPr="00C62387">
        <w:rPr>
          <w:rStyle w:val="Strong"/>
          <w:b w:val="0"/>
        </w:rPr>
        <w:t>CHECKSUM</w:t>
      </w:r>
      <w:r w:rsidRPr="00C62387">
        <w:t xml:space="preserve"> – Контролна сума.</w:t>
      </w:r>
    </w:p>
    <w:p w14:paraId="22960916" w14:textId="5386E011" w:rsidR="00C62387" w:rsidRPr="00C62387" w:rsidRDefault="00C62387" w:rsidP="00C62387">
      <w:pPr>
        <w:pStyle w:val="ListParagraph"/>
        <w:numPr>
          <w:ilvl w:val="0"/>
          <w:numId w:val="22"/>
        </w:numPr>
      </w:pPr>
      <w:r w:rsidRPr="00C62387">
        <w:rPr>
          <w:rStyle w:val="Strong"/>
          <w:b w:val="0"/>
        </w:rPr>
        <w:t>SIGNATURE</w:t>
      </w:r>
      <w:r w:rsidRPr="00C62387">
        <w:rPr>
          <w:rStyle w:val="Strong"/>
        </w:rPr>
        <w:t xml:space="preserve"> </w:t>
      </w:r>
      <w:r w:rsidRPr="00C62387">
        <w:rPr>
          <w:rStyle w:val="Strong"/>
          <w:b w:val="0"/>
        </w:rPr>
        <w:t>(по избор)</w:t>
      </w:r>
      <w:r w:rsidRPr="00C62387">
        <w:rPr>
          <w:b/>
        </w:rPr>
        <w:t xml:space="preserve"> </w:t>
      </w:r>
      <w:r w:rsidRPr="00C62387">
        <w:t>– Цифров подпис за удостоверяване и защита на съобщението (13 байта, ако е активиран).</w:t>
      </w:r>
    </w:p>
    <w:p w14:paraId="5318A9A5" w14:textId="77777777" w:rsidR="00C62387" w:rsidRDefault="00C62387" w:rsidP="00C62387">
      <w:pPr>
        <w:keepNext/>
      </w:pPr>
      <w:r>
        <w:rPr>
          <w:noProof/>
          <w:lang w:val="en-US" w:eastAsia="en-US"/>
        </w:rPr>
        <w:drawing>
          <wp:inline distT="0" distB="0" distL="0" distR="0" wp14:anchorId="32BFD8D5" wp14:editId="76A365FE">
            <wp:extent cx="5238750" cy="552287"/>
            <wp:effectExtent l="0" t="0" r="0" b="635"/>
            <wp:docPr id="25" name="Picture 25" descr="MAVLink v2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VLink v2 packe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96908" cy="558418"/>
                    </a:xfrm>
                    <a:prstGeom prst="rect">
                      <a:avLst/>
                    </a:prstGeom>
                    <a:noFill/>
                    <a:ln>
                      <a:noFill/>
                    </a:ln>
                  </pic:spPr>
                </pic:pic>
              </a:graphicData>
            </a:graphic>
          </wp:inline>
        </w:drawing>
      </w:r>
    </w:p>
    <w:p w14:paraId="3DF2CB2B" w14:textId="349CF4C0" w:rsidR="00C62387" w:rsidRPr="00C62387" w:rsidRDefault="00C62387" w:rsidP="00C62387">
      <w:pPr>
        <w:pStyle w:val="Caption"/>
      </w:pPr>
      <w:bookmarkStart w:id="61" w:name="_Ref201085280"/>
      <w:bookmarkStart w:id="62" w:name="_Toc200967387"/>
      <w:bookmarkStart w:id="63" w:name="_Toc201085381"/>
      <w:r>
        <w:t xml:space="preserve">Фигура </w:t>
      </w:r>
      <w:fldSimple w:instr=" SEQ Фигура \* ARABIC ">
        <w:r w:rsidR="00910784">
          <w:rPr>
            <w:noProof/>
          </w:rPr>
          <w:t>6</w:t>
        </w:r>
      </w:fldSimple>
      <w:bookmarkEnd w:id="61"/>
      <w:r w:rsidR="00F47B2F">
        <w:rPr>
          <w:noProof/>
          <w:lang w:val="en-US"/>
        </w:rPr>
        <w:t xml:space="preserve">: </w:t>
      </w:r>
      <w:r w:rsidRPr="00EA75FB">
        <w:t>MavLink</w:t>
      </w:r>
      <w:r>
        <w:t xml:space="preserve"> </w:t>
      </w:r>
      <w:r w:rsidR="006604B9">
        <w:rPr>
          <w:lang w:val="en-US"/>
        </w:rPr>
        <w:t>v</w:t>
      </w:r>
      <w:r>
        <w:t>2</w:t>
      </w:r>
      <w:r w:rsidRPr="00EA75FB">
        <w:t>. Структура на изпратеното съобщение</w:t>
      </w:r>
      <w:bookmarkEnd w:id="62"/>
      <w:bookmarkEnd w:id="63"/>
    </w:p>
    <w:p w14:paraId="55C905C7" w14:textId="1CB74644" w:rsidR="000E6A72" w:rsidRDefault="00383E35" w:rsidP="00383E35">
      <w:pPr>
        <w:ind w:firstLine="700"/>
      </w:pPr>
      <w:r>
        <w:t>Телеметричните потоци от данни се изпращат чрез мултикаст архитектура, докато аспекти на протокола, които променят конфигурацията на системата и изискват гарантирана доставка, като протоколът за мисии или параметричният протокол, използват</w:t>
      </w:r>
      <w:r w:rsidR="006604B9">
        <w:rPr>
          <w:lang w:val="en-US"/>
        </w:rPr>
        <w:t xml:space="preserve"> </w:t>
      </w:r>
      <w:r w:rsidR="006604B9">
        <w:t>комуникация</w:t>
      </w:r>
      <w:r>
        <w:t xml:space="preserve"> точка до точка с възможност за повторно предаване.</w:t>
      </w:r>
    </w:p>
    <w:p w14:paraId="3A897478" w14:textId="27B4B36D" w:rsidR="00E539EB" w:rsidRDefault="00EF4554" w:rsidP="00EF4554">
      <w:pPr>
        <w:ind w:firstLine="698"/>
      </w:pPr>
      <w:r>
        <w:t xml:space="preserve">MAVLink прилага два механизма за проверка на целостта на данните. Първата проверка се извършва върху целостта на пакета по време на предаване и използва контролна сума CRC-16/MCRF4XX. Тази проверка гарантира, че данните не са </w:t>
      </w:r>
      <w:r>
        <w:lastRenderedPageBreak/>
        <w:t>променени по време на предаването, но не осигурява съответствие със структурата на съобщението. Втората проверка се извършва върху описанието на данните, за да се гарантира, че две съобщения с един и същи идентификационни кодове съдържат наистина еднаква информация. За да се постигне това, дефиницията на съобщението се подлага на CRC-16-CCITT, а получената стойност се използва за инициализиране на контролната сума на пакета. В повечето референтни реализации тази стойност се съхранява в масив, наречен „CRC_EXTRA“.</w:t>
      </w:r>
    </w:p>
    <w:p w14:paraId="5A54329D" w14:textId="77777777" w:rsidR="00E539EB" w:rsidRDefault="00E539EB">
      <w:pPr>
        <w:spacing w:after="160" w:line="259" w:lineRule="auto"/>
        <w:ind w:left="0" w:firstLine="0"/>
        <w:jc w:val="left"/>
      </w:pPr>
      <w:r>
        <w:br w:type="page"/>
      </w:r>
    </w:p>
    <w:p w14:paraId="346D669E" w14:textId="67371A31" w:rsidR="000E6A72" w:rsidRDefault="00713FED" w:rsidP="00713FED">
      <w:pPr>
        <w:pStyle w:val="Heading1"/>
      </w:pPr>
      <w:bookmarkStart w:id="64" w:name="_Toc201085674"/>
      <w:r w:rsidRPr="00713FED">
        <w:lastRenderedPageBreak/>
        <w:t>Глава 2. Протоколите за трансфер на данни TCP и UDP</w:t>
      </w:r>
      <w:bookmarkEnd w:id="64"/>
    </w:p>
    <w:p w14:paraId="2762165A" w14:textId="77777777" w:rsidR="00EF4554" w:rsidRDefault="00EF4554" w:rsidP="00EF4554">
      <w:pPr>
        <w:ind w:firstLine="698"/>
        <w:rPr>
          <w:color w:val="auto"/>
        </w:rPr>
      </w:pPr>
      <w:r>
        <w:t>В настоящата глава ще бъдат разгледани двата най-често използвани транспортни протокола. Ще бъдат разгледани OSI моделът и транспортният слой, който е част от него. Ще бъде представено сравнение между тях. Ще бъдат подчертани техните предимства и недостатъци. Читателят ще добие представа защо е избрано използването на всеки от дадените протоколи в тази разработка.</w:t>
      </w:r>
    </w:p>
    <w:p w14:paraId="27022C22" w14:textId="3B2B00F1" w:rsidR="007D5AC2" w:rsidRPr="007D5BEB" w:rsidRDefault="00AF15AF" w:rsidP="00035F4B">
      <w:pPr>
        <w:pStyle w:val="Heading2"/>
        <w:rPr>
          <w:ins w:id="65" w:author="Admin" w:date="2025-06-09T13:10:00Z"/>
        </w:rPr>
      </w:pPr>
      <w:bookmarkStart w:id="66" w:name="_Toc201085675"/>
      <w:r>
        <w:rPr>
          <w:lang w:val="en-US"/>
        </w:rPr>
        <w:t xml:space="preserve">2.1 </w:t>
      </w:r>
      <w:ins w:id="67" w:author="Admin" w:date="2025-06-09T13:10:00Z">
        <w:r w:rsidR="007D5AC2">
          <w:t>М</w:t>
        </w:r>
      </w:ins>
      <w:ins w:id="68" w:author="Admin" w:date="2025-06-09T13:09:00Z">
        <w:r w:rsidR="007D5AC2">
          <w:t>оделът</w:t>
        </w:r>
      </w:ins>
      <w:ins w:id="69" w:author="Admin" w:date="2025-06-09T13:10:00Z">
        <w:r w:rsidR="007D5AC2">
          <w:rPr>
            <w:lang w:val="en-US"/>
          </w:rPr>
          <w:t xml:space="preserve"> OSI</w:t>
        </w:r>
        <w:bookmarkEnd w:id="66"/>
      </w:ins>
    </w:p>
    <w:p w14:paraId="2E927095" w14:textId="77777777" w:rsidR="00EF4554" w:rsidRDefault="007D5AC2" w:rsidP="00EF4554">
      <w:pPr>
        <w:rPr>
          <w:color w:val="auto"/>
        </w:rPr>
      </w:pPr>
      <w:ins w:id="70" w:author="Admin" w:date="2025-06-09T13:11:00Z">
        <w:r>
          <w:tab/>
        </w:r>
        <w:r>
          <w:tab/>
        </w:r>
      </w:ins>
      <w:r w:rsidR="00EF4554">
        <w:t xml:space="preserve">И двата транспортни протокола, които се разглеждат в тази глава от настоящата дипломна работа, са част от транспортния слой на модела OSI. За да сме напълно запознати с тях, ще е добре първо да се запознаем и със самия модел. </w:t>
      </w:r>
    </w:p>
    <w:p w14:paraId="42F5E323" w14:textId="77777777" w:rsidR="00EF4554" w:rsidRDefault="00EF4554" w:rsidP="00EF4554">
      <w:pPr>
        <w:ind w:firstLine="698"/>
      </w:pPr>
      <w:r>
        <w:t xml:space="preserve">Моделът, създаден от Международната организация по стандартизация (ISO), позволява на различни комуникационни системи да комуникират помежду си чрез стандартни протоколи. </w:t>
      </w:r>
    </w:p>
    <w:p w14:paraId="6E179BD7" w14:textId="4195E01B" w:rsidR="00EF4554" w:rsidRDefault="00EF4554" w:rsidP="00EF4554">
      <w:pPr>
        <w:ind w:firstLine="273"/>
      </w:pPr>
      <w:r>
        <w:t>OSI моделът</w:t>
      </w:r>
      <w:r w:rsidR="00DD40CA">
        <w:t xml:space="preserve"> (</w:t>
      </w:r>
      <w:r w:rsidR="00DD40CA">
        <w:fldChar w:fldCharType="begin"/>
      </w:r>
      <w:r w:rsidR="00DD40CA">
        <w:instrText xml:space="preserve"> REF _Ref201085246 \h </w:instrText>
      </w:r>
      <w:r w:rsidR="00DD40CA">
        <w:fldChar w:fldCharType="separate"/>
      </w:r>
      <w:ins w:id="71" w:author="Admin" w:date="2025-06-09T13:22:00Z">
        <w:r w:rsidR="00910784">
          <w:t xml:space="preserve">Фигура </w:t>
        </w:r>
      </w:ins>
      <w:r w:rsidR="00910784">
        <w:rPr>
          <w:noProof/>
        </w:rPr>
        <w:t>7</w:t>
      </w:r>
      <w:r w:rsidR="00DD40CA">
        <w:fldChar w:fldCharType="end"/>
      </w:r>
      <w:r w:rsidR="00DD40CA">
        <w:t>)</w:t>
      </w:r>
      <w:r>
        <w:t xml:space="preserve"> може да се разглежда като универсален език за компютърни мрежи. Той се базира на концепцията за разделяне на комуникационната система на седем абстрактни слоя, всеки от които надгражда предходния. </w:t>
      </w:r>
      <w:r>
        <w:rPr>
          <w:rStyle w:val="underline"/>
        </w:rPr>
        <w:t>Тези слоеве са:</w:t>
      </w:r>
    </w:p>
    <w:p w14:paraId="61B08A18" w14:textId="0C22D001" w:rsidR="007D5AC2" w:rsidRDefault="007D5AC2" w:rsidP="00EF4554">
      <w:pPr>
        <w:pStyle w:val="ListParagraph"/>
        <w:numPr>
          <w:ilvl w:val="0"/>
          <w:numId w:val="37"/>
        </w:numPr>
        <w:rPr>
          <w:ins w:id="72" w:author="Admin" w:date="2025-06-09T13:15:00Z"/>
        </w:rPr>
      </w:pPr>
      <w:ins w:id="73" w:author="Admin" w:date="2025-06-09T13:15:00Z">
        <w:r>
          <w:t>Физически (Physical)</w:t>
        </w:r>
      </w:ins>
      <w:r w:rsidR="00035F4B" w:rsidRPr="00EF4554">
        <w:rPr>
          <w:lang w:val="en-US"/>
        </w:rPr>
        <w:t xml:space="preserve"> </w:t>
      </w:r>
      <w:ins w:id="74" w:author="Admin" w:date="2025-06-09T13:17:00Z">
        <w:r>
          <w:t>-</w:t>
        </w:r>
      </w:ins>
      <w:ins w:id="75" w:author="Admin" w:date="2025-06-09T13:18:00Z">
        <w:r>
          <w:t xml:space="preserve"> отговаря за физическото предаване на данни чрез кабели, електрически сигнали или радиовълни.</w:t>
        </w:r>
      </w:ins>
    </w:p>
    <w:p w14:paraId="62D0693D" w14:textId="52FCC7AD" w:rsidR="007D5AC2" w:rsidRDefault="007D5AC2">
      <w:pPr>
        <w:pStyle w:val="ListParagraph"/>
        <w:numPr>
          <w:ilvl w:val="0"/>
          <w:numId w:val="8"/>
        </w:numPr>
        <w:rPr>
          <w:ins w:id="76" w:author="Admin" w:date="2025-06-09T13:15:00Z"/>
        </w:rPr>
        <w:pPrChange w:id="77" w:author="Admin" w:date="2025-06-09T13:17:00Z">
          <w:pPr/>
        </w:pPrChange>
      </w:pPr>
      <w:ins w:id="78" w:author="Admin" w:date="2025-06-09T13:15:00Z">
        <w:r>
          <w:t>Канален (Data Link)</w:t>
        </w:r>
      </w:ins>
      <w:r w:rsidR="00035F4B">
        <w:rPr>
          <w:lang w:val="en-US"/>
        </w:rPr>
        <w:t xml:space="preserve"> </w:t>
      </w:r>
      <w:ins w:id="79" w:author="Admin" w:date="2025-06-09T13:17:00Z">
        <w:r>
          <w:t>-</w:t>
        </w:r>
      </w:ins>
      <w:ins w:id="80" w:author="Admin" w:date="2025-06-09T13:18:00Z">
        <w:r w:rsidRPr="007D5AC2">
          <w:t xml:space="preserve"> </w:t>
        </w:r>
        <w:r>
          <w:t>осигурява надеждна връзка между два устройства и открива</w:t>
        </w:r>
        <w:r w:rsidR="003A3093">
          <w:t xml:space="preserve"> и може да </w:t>
        </w:r>
        <w:r>
          <w:t>коригира грешки при предаване.</w:t>
        </w:r>
      </w:ins>
    </w:p>
    <w:p w14:paraId="0052C3C3" w14:textId="43A95A5F" w:rsidR="007D5AC2" w:rsidRDefault="007D5AC2">
      <w:pPr>
        <w:pStyle w:val="ListParagraph"/>
        <w:numPr>
          <w:ilvl w:val="0"/>
          <w:numId w:val="8"/>
        </w:numPr>
        <w:rPr>
          <w:ins w:id="81" w:author="Admin" w:date="2025-06-09T13:15:00Z"/>
        </w:rPr>
        <w:pPrChange w:id="82" w:author="Admin" w:date="2025-06-09T13:17:00Z">
          <w:pPr/>
        </w:pPrChange>
      </w:pPr>
      <w:ins w:id="83" w:author="Admin" w:date="2025-06-09T13:15:00Z">
        <w:r>
          <w:t>Мрежов (Network)</w:t>
        </w:r>
      </w:ins>
      <w:r w:rsidR="00035F4B">
        <w:rPr>
          <w:lang w:val="en-US"/>
        </w:rPr>
        <w:t xml:space="preserve"> </w:t>
      </w:r>
      <w:ins w:id="84" w:author="Admin" w:date="2025-06-09T13:17:00Z">
        <w:r>
          <w:t>-</w:t>
        </w:r>
      </w:ins>
      <w:ins w:id="85" w:author="Admin" w:date="2025-06-09T13:19:00Z">
        <w:r w:rsidR="003A3093" w:rsidRPr="003A3093">
          <w:t xml:space="preserve"> </w:t>
        </w:r>
        <w:r w:rsidR="003A3093">
          <w:t xml:space="preserve"> управлява адресирането и маршрутизирането на данни между различни мрежи.</w:t>
        </w:r>
      </w:ins>
    </w:p>
    <w:p w14:paraId="09C3D24F" w14:textId="30778B5B" w:rsidR="007D5AC2" w:rsidRDefault="007D5AC2">
      <w:pPr>
        <w:pStyle w:val="ListParagraph"/>
        <w:numPr>
          <w:ilvl w:val="0"/>
          <w:numId w:val="8"/>
        </w:numPr>
        <w:rPr>
          <w:ins w:id="86" w:author="Admin" w:date="2025-06-09T13:15:00Z"/>
        </w:rPr>
        <w:pPrChange w:id="87" w:author="Admin" w:date="2025-06-09T13:17:00Z">
          <w:pPr/>
        </w:pPrChange>
      </w:pPr>
      <w:ins w:id="88" w:author="Admin" w:date="2025-06-09T13:15:00Z">
        <w:r>
          <w:t>Транспортен (Transport)</w:t>
        </w:r>
      </w:ins>
      <w:r w:rsidR="00035F4B">
        <w:rPr>
          <w:lang w:val="en-US"/>
        </w:rPr>
        <w:t xml:space="preserve"> </w:t>
      </w:r>
      <w:ins w:id="89" w:author="Admin" w:date="2025-06-09T13:17:00Z">
        <w:r>
          <w:t>-</w:t>
        </w:r>
      </w:ins>
      <w:ins w:id="90" w:author="Admin" w:date="2025-06-09T13:20:00Z">
        <w:r w:rsidR="003A3093" w:rsidRPr="003A3093">
          <w:t xml:space="preserve"> </w:t>
        </w:r>
        <w:r w:rsidR="003A3093">
          <w:t>гарантира, че данните се доставят точно, надеждно и в правилния ред.</w:t>
        </w:r>
      </w:ins>
    </w:p>
    <w:p w14:paraId="053FBEA5" w14:textId="7529EE1C" w:rsidR="007D5AC2" w:rsidRDefault="007D5AC2">
      <w:pPr>
        <w:pStyle w:val="ListParagraph"/>
        <w:numPr>
          <w:ilvl w:val="0"/>
          <w:numId w:val="8"/>
        </w:numPr>
        <w:rPr>
          <w:ins w:id="91" w:author="Admin" w:date="2025-06-09T13:15:00Z"/>
        </w:rPr>
        <w:pPrChange w:id="92" w:author="Admin" w:date="2025-06-09T13:17:00Z">
          <w:pPr/>
        </w:pPrChange>
      </w:pPr>
      <w:ins w:id="93" w:author="Admin" w:date="2025-06-09T13:15:00Z">
        <w:r>
          <w:t>Сесиен (Session)</w:t>
        </w:r>
      </w:ins>
      <w:r w:rsidR="00035F4B">
        <w:rPr>
          <w:lang w:val="en-US"/>
        </w:rPr>
        <w:t xml:space="preserve"> </w:t>
      </w:r>
      <w:ins w:id="94" w:author="Admin" w:date="2025-06-09T13:17:00Z">
        <w:r>
          <w:t>-</w:t>
        </w:r>
      </w:ins>
      <w:ins w:id="95" w:author="Admin" w:date="2025-06-09T13:19:00Z">
        <w:r w:rsidR="003A3093">
          <w:t xml:space="preserve"> установява, управлява и прекратява комуникационни сесии между приложения.</w:t>
        </w:r>
      </w:ins>
    </w:p>
    <w:p w14:paraId="7746B541" w14:textId="64A09005" w:rsidR="007D5AC2" w:rsidRDefault="007D5AC2">
      <w:pPr>
        <w:pStyle w:val="ListParagraph"/>
        <w:numPr>
          <w:ilvl w:val="0"/>
          <w:numId w:val="8"/>
        </w:numPr>
        <w:rPr>
          <w:ins w:id="96" w:author="Admin" w:date="2025-06-09T13:15:00Z"/>
        </w:rPr>
        <w:pPrChange w:id="97" w:author="Admin" w:date="2025-06-09T13:17:00Z">
          <w:pPr/>
        </w:pPrChange>
      </w:pPr>
      <w:ins w:id="98" w:author="Admin" w:date="2025-06-09T13:15:00Z">
        <w:r>
          <w:lastRenderedPageBreak/>
          <w:t>Представителен (Presentation)</w:t>
        </w:r>
      </w:ins>
      <w:r w:rsidR="00035F4B">
        <w:rPr>
          <w:lang w:val="en-US"/>
        </w:rPr>
        <w:t xml:space="preserve"> </w:t>
      </w:r>
      <w:ins w:id="99" w:author="Admin" w:date="2025-06-09T13:17:00Z">
        <w:r>
          <w:t>-</w:t>
        </w:r>
      </w:ins>
      <w:ins w:id="100" w:author="Admin" w:date="2025-06-09T13:19:00Z">
        <w:r w:rsidR="003A3093" w:rsidRPr="003A3093">
          <w:t xml:space="preserve"> </w:t>
        </w:r>
        <w:r w:rsidR="003A3093">
          <w:t>форматира и кодира данните така, че различните системи да ги разбират, например криптиране или компресия.</w:t>
        </w:r>
      </w:ins>
    </w:p>
    <w:p w14:paraId="3665B7E6" w14:textId="7EC206B9" w:rsidR="007D5AC2" w:rsidRDefault="007D5AC2" w:rsidP="007D5AC2">
      <w:pPr>
        <w:pStyle w:val="ListParagraph"/>
        <w:numPr>
          <w:ilvl w:val="0"/>
          <w:numId w:val="8"/>
        </w:numPr>
        <w:rPr>
          <w:ins w:id="101" w:author="Admin" w:date="2025-06-09T13:21:00Z"/>
        </w:rPr>
      </w:pPr>
      <w:ins w:id="102" w:author="Admin" w:date="2025-06-09T13:15:00Z">
        <w:r>
          <w:t>Приложен (Application)</w:t>
        </w:r>
      </w:ins>
      <w:r w:rsidR="00035F4B">
        <w:rPr>
          <w:lang w:val="en-US"/>
        </w:rPr>
        <w:t xml:space="preserve"> </w:t>
      </w:r>
      <w:ins w:id="103" w:author="Admin" w:date="2025-06-09T13:17:00Z">
        <w:r>
          <w:t>-</w:t>
        </w:r>
      </w:ins>
      <w:ins w:id="104" w:author="Admin" w:date="2025-06-09T13:20:00Z">
        <w:r w:rsidR="003A3093">
          <w:t xml:space="preserve"> осигурява интерфейс между крайните потребители и мрежата чрез приложения като уеб браузъри и имейл клиенти.</w:t>
        </w:r>
      </w:ins>
    </w:p>
    <w:p w14:paraId="5990A84C" w14:textId="77777777" w:rsidR="003A3093" w:rsidRDefault="003A3093">
      <w:pPr>
        <w:pStyle w:val="Quote"/>
        <w:rPr>
          <w:ins w:id="105" w:author="Admin" w:date="2025-06-09T13:22:00Z"/>
        </w:rPr>
        <w:pPrChange w:id="106" w:author="Admin" w:date="2025-06-09T13:22:00Z">
          <w:pPr>
            <w:pStyle w:val="ListParagraph"/>
            <w:ind w:left="1428" w:firstLine="696"/>
          </w:pPr>
        </w:pPrChange>
      </w:pPr>
      <w:ins w:id="107" w:author="Admin" w:date="2025-06-09T13:22:00Z">
        <w:r>
          <w:rPr>
            <w:noProof/>
            <w:lang w:val="en-US" w:eastAsia="en-US"/>
          </w:rPr>
          <w:drawing>
            <wp:inline distT="0" distB="0" distL="0" distR="0" wp14:anchorId="5690E0D9" wp14:editId="735669F6">
              <wp:extent cx="3902177" cy="3619500"/>
              <wp:effectExtent l="0" t="0" r="3175" b="0"/>
              <wp:docPr id="18" name="Picture 18" descr="Технологии и комуникации: OSI Моделът - мрежови слоев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ехнологии и комуникации: OSI Моделът - мрежови слоеве"/>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9516" cy="3663410"/>
                      </a:xfrm>
                      <a:prstGeom prst="rect">
                        <a:avLst/>
                      </a:prstGeom>
                      <a:noFill/>
                      <a:ln>
                        <a:noFill/>
                      </a:ln>
                    </pic:spPr>
                  </pic:pic>
                </a:graphicData>
              </a:graphic>
            </wp:inline>
          </w:drawing>
        </w:r>
      </w:ins>
    </w:p>
    <w:p w14:paraId="14CF8063" w14:textId="53482EA4" w:rsidR="003A3093" w:rsidRDefault="003A3093" w:rsidP="00A33482">
      <w:pPr>
        <w:pStyle w:val="Caption"/>
        <w:ind w:left="2842" w:firstLine="698"/>
        <w:jc w:val="both"/>
        <w:rPr>
          <w:ins w:id="108" w:author="Admin" w:date="2025-06-09T13:15:00Z"/>
        </w:rPr>
      </w:pPr>
      <w:bookmarkStart w:id="109" w:name="_Ref201085246"/>
      <w:bookmarkStart w:id="110" w:name="_Toc200967388"/>
      <w:bookmarkStart w:id="111" w:name="_Toc201085382"/>
      <w:ins w:id="112" w:author="Admin" w:date="2025-06-09T13:22:00Z">
        <w:r>
          <w:t xml:space="preserve">Фигура </w:t>
        </w:r>
        <w:r>
          <w:fldChar w:fldCharType="begin"/>
        </w:r>
        <w:r>
          <w:instrText xml:space="preserve"> SEQ Фигура \* ARABIC </w:instrText>
        </w:r>
      </w:ins>
      <w:r>
        <w:fldChar w:fldCharType="separate"/>
      </w:r>
      <w:r w:rsidR="00910784">
        <w:rPr>
          <w:noProof/>
        </w:rPr>
        <w:t>7</w:t>
      </w:r>
      <w:ins w:id="113" w:author="Admin" w:date="2025-06-09T13:22:00Z">
        <w:r>
          <w:fldChar w:fldCharType="end"/>
        </w:r>
      </w:ins>
      <w:bookmarkEnd w:id="109"/>
      <w:r w:rsidR="00F47B2F">
        <w:rPr>
          <w:lang w:val="en-US"/>
        </w:rPr>
        <w:t>:</w:t>
      </w:r>
      <w:ins w:id="114" w:author="Admin" w:date="2025-06-09T13:22:00Z">
        <w:r>
          <w:rPr>
            <w:lang w:val="en-US"/>
          </w:rPr>
          <w:t xml:space="preserve"> OSI </w:t>
        </w:r>
        <w:r>
          <w:t>модел</w:t>
        </w:r>
      </w:ins>
      <w:bookmarkEnd w:id="110"/>
      <w:bookmarkEnd w:id="111"/>
    </w:p>
    <w:p w14:paraId="2903E670" w14:textId="6363319F" w:rsidR="00035F4B" w:rsidRDefault="00035F4B" w:rsidP="00035F4B">
      <w:pPr>
        <w:ind w:firstLine="698"/>
      </w:pPr>
      <w:r>
        <w:t>Всеки слой в OSI модела изпълнява конкретна функция и комуникира със слоевете над и под него. Всеки от слоевете на изпращача може да комуникира само със съответния слой на получателя.</w:t>
      </w:r>
    </w:p>
    <w:p w14:paraId="6F739486" w14:textId="1BC444A6" w:rsidR="008542BC" w:rsidRDefault="00AF15AF" w:rsidP="008542BC">
      <w:pPr>
        <w:pStyle w:val="Heading2"/>
        <w:rPr>
          <w:color w:val="auto"/>
        </w:rPr>
      </w:pPr>
      <w:bookmarkStart w:id="115" w:name="_Toc201085676"/>
      <w:r>
        <w:rPr>
          <w:rStyle w:val="underline"/>
          <w:lang w:val="en-US"/>
        </w:rPr>
        <w:t xml:space="preserve">2.2 </w:t>
      </w:r>
      <w:r w:rsidR="008542BC">
        <w:rPr>
          <w:rStyle w:val="underline"/>
        </w:rPr>
        <w:t>Транспортен слой</w:t>
      </w:r>
      <w:bookmarkEnd w:id="115"/>
    </w:p>
    <w:p w14:paraId="5044D8F9" w14:textId="77777777" w:rsidR="00EF4554" w:rsidRDefault="00EF4554" w:rsidP="00EF4554">
      <w:pPr>
        <w:ind w:firstLine="698"/>
        <w:rPr>
          <w:color w:val="auto"/>
        </w:rPr>
      </w:pPr>
      <w:r>
        <w:t xml:space="preserve">Транспортният слой отговаря за комуникацията от край до край между две устройства. Това включва вземане на данни от сесийния слой и разбиването им на части, наречени сегменти, преди да ги изпрати към мрежовия слой. Транспортният слой на приемащото устройство е отговорен за повторното сглобяване на сегментите в данни, които сесийният слой може да използва. </w:t>
      </w:r>
    </w:p>
    <w:p w14:paraId="7C44B360" w14:textId="77777777" w:rsidR="00EF4554" w:rsidRDefault="00EF4554" w:rsidP="00EF4554">
      <w:pPr>
        <w:ind w:firstLine="698"/>
      </w:pPr>
      <w:r>
        <w:t xml:space="preserve">Транспортният слой също така отговаря за контрол на потока и контрол на грешки. Контролът на потока определя оптимална скорост на предаване, за да гарантира, </w:t>
      </w:r>
      <w:r>
        <w:lastRenderedPageBreak/>
        <w:t xml:space="preserve">че изпращач с бърза връзка няма да претовари получател с бавна връзка. Контролът на грешки се извършва на приемащия край чрез проверка на пълнотата на получените данни, и ако те не са пълни, се заявява повторно изпращане. </w:t>
      </w:r>
    </w:p>
    <w:p w14:paraId="72A271CB" w14:textId="77777777" w:rsidR="00EF4554" w:rsidRDefault="00EF4554" w:rsidP="00EF4554">
      <w:pPr>
        <w:ind w:firstLine="698"/>
      </w:pPr>
      <w:r>
        <w:t>Протоколите, използвани в транспортния слой, включват Transmission Control Protocol (TCP) и User Datagram Protocol (UDP).</w:t>
      </w:r>
    </w:p>
    <w:p w14:paraId="39F96C8F" w14:textId="4EE43E1A" w:rsidR="00035F4B" w:rsidRDefault="00AF15AF" w:rsidP="00035F4B">
      <w:pPr>
        <w:pStyle w:val="Heading2"/>
      </w:pPr>
      <w:bookmarkStart w:id="116" w:name="_Toc201085677"/>
      <w:r>
        <w:rPr>
          <w:lang w:val="en-US"/>
        </w:rPr>
        <w:t xml:space="preserve">2.3 </w:t>
      </w:r>
      <w:r w:rsidR="00035F4B">
        <w:t>Протоколът TCP</w:t>
      </w:r>
      <w:bookmarkEnd w:id="116"/>
    </w:p>
    <w:p w14:paraId="67BD1258" w14:textId="2F374C3F" w:rsidR="00EF4554" w:rsidRDefault="00EF4554" w:rsidP="00EF4554">
      <w:pPr>
        <w:ind w:firstLine="698"/>
        <w:rPr>
          <w:color w:val="auto"/>
        </w:rPr>
      </w:pPr>
      <w:r>
        <w:t>Протоколът за управление на предаването (TCP)</w:t>
      </w:r>
      <w:r w:rsidR="00E621F9">
        <w:rPr>
          <w:lang w:val="en-US"/>
        </w:rPr>
        <w:t>[13]</w:t>
      </w:r>
      <w:r>
        <w:t xml:space="preserve"> е комуникационен стандарт, който позволява на приложения и устройства да обменят съобщения. Той е проектиран да изпраща пакети през интернет, като гарантира успешното доставяне на данните. </w:t>
      </w:r>
    </w:p>
    <w:p w14:paraId="5B75B2AD" w14:textId="77777777" w:rsidR="00EF4554" w:rsidRDefault="00EF4554" w:rsidP="00EF4554">
      <w:pPr>
        <w:ind w:firstLine="698"/>
      </w:pPr>
      <w:r>
        <w:t xml:space="preserve">TCP е включен в стандартите, дефинирани от Internet Engineering Task Force (IETF). Той е един от най-често използваните протоколи в цифровите мрежови комуникации и осигурява доставяне на данни от край до край. </w:t>
      </w:r>
    </w:p>
    <w:p w14:paraId="4D548897" w14:textId="77777777" w:rsidR="00EF4554" w:rsidRDefault="00EF4554" w:rsidP="00EF4554">
      <w:pPr>
        <w:ind w:firstLine="698"/>
      </w:pPr>
      <w:r>
        <w:t xml:space="preserve">TCP организира данните така, че да могат да се предават между сървър и клиент. Преди започване на предаването, TCP установява връзка между изпращача и получателя, като се уверява, че тя остава активна до изпращането на първото съобщение. След това разделя големите количества данни на по-малки пакети, като поддържа целостта на данните през целия процес. </w:t>
      </w:r>
    </w:p>
    <w:p w14:paraId="3F08D85B" w14:textId="77777777" w:rsidR="00EF4554" w:rsidRDefault="00EF4554" w:rsidP="00EF4554">
      <w:pPr>
        <w:ind w:firstLine="698"/>
      </w:pPr>
      <w:r>
        <w:t xml:space="preserve">User Datagram Protocol (UDP) е алтернатива на TCP в мрежите, на която е посветена следващата част от дипломната работа. </w:t>
      </w:r>
    </w:p>
    <w:p w14:paraId="5160EA2F" w14:textId="77777777" w:rsidR="00EF4554" w:rsidRDefault="00EF4554" w:rsidP="00EF4554">
      <w:pPr>
        <w:ind w:firstLine="698"/>
      </w:pPr>
      <w:r>
        <w:t xml:space="preserve">TCP най-често работи съвместно с протокола IP. IP получава и определя адреса на приложението или устройството, до което трябва да бъдат изпратени данните. След това TCP отговаря за транспортирането и маршрутизирането на данните през мрежовата инфраструктура и гарантира, че те ще бъдат доставени точно до приложението или устройството, посочено от IP адреса. Работейки заедно, тези две технологии позволяват комуникация между устройства на големи разстояния и осигуряват възможно най-ефективно предаване на данни до местоназначението им. Ето защо процесът обикновено се нарича просто TCP/IP. При наличието на подходящи мерки за сигурност, комбинацията от TCP и IP позволява безопасно и надеждно прехвърляне на данни между две или повече устройства. </w:t>
      </w:r>
    </w:p>
    <w:p w14:paraId="0E04DFB9" w14:textId="77777777" w:rsidR="00EF4554" w:rsidRDefault="00EF4554" w:rsidP="00EF4554">
      <w:pPr>
        <w:ind w:firstLine="698"/>
      </w:pPr>
      <w:r>
        <w:lastRenderedPageBreak/>
        <w:t xml:space="preserve">Съобщенията се разделят на пакети, за да се избегне повторното изпращане на цялото съобщение в случай на проблем по време на предаването им. Пакетите се сглобяват автоматично, след като достигнат своето местоназначение. Всеки пакет може да поеме по различен маршрут от изпращача до получателя в в зависимост от първоначалният маршрут е претоварен или е недостъпен. </w:t>
      </w:r>
    </w:p>
    <w:p w14:paraId="6C077D18" w14:textId="0AD41D83" w:rsidR="00EF4554" w:rsidRDefault="00EF4554" w:rsidP="00EF4554">
      <w:pPr>
        <w:ind w:firstLine="698"/>
      </w:pPr>
      <w:r>
        <w:t xml:space="preserve">TCP/IP разделя комуникационните задачи на слоеве, което поддържа процеса стандартизиран, така че да се използва от всички хардуерни и софтуерни производители. Данните трябва да преминат през четири слоя, преди да достигнат до получателя. След това TCP/IP преминава през слоевете в обратен ред, за да възстанови съобщението в първоначалния му вид. </w:t>
      </w:r>
    </w:p>
    <w:p w14:paraId="7656E718" w14:textId="77777777" w:rsidR="00EF4554" w:rsidRDefault="00EF4554" w:rsidP="00EF4554">
      <w:pPr>
        <w:ind w:firstLine="698"/>
      </w:pPr>
      <w:r>
        <w:t xml:space="preserve">TCP установява и поддържа връзка между приложения или устройства, докато обменят данни. Той определя как съобщението да се раздели на пакети, номерира и сглобява пакетите и ги изпраща към други устройства в мрежата, като рутери, защитни стени и комутатори, и накрая към крайния получател. TCP също изпраща и получава пакети от мрежовия слой, управлява предаването на загубени пакети, контролира потока на данни и гарантира, че всички пакети достигат до местоназначението си. </w:t>
      </w:r>
    </w:p>
    <w:p w14:paraId="7EEC7AC7" w14:textId="77777777" w:rsidR="00EF4554" w:rsidRDefault="00EF4554" w:rsidP="00EF4554">
      <w:pPr>
        <w:ind w:firstLine="698"/>
      </w:pPr>
      <w:r>
        <w:t xml:space="preserve">Добър пример за това как работи този процес на практика е изпращането на имейл чрез SMTP от имейл сървър. За да започне процесът, TCP слоят на сървъра разделя съобщението на пакети, номерира ги и ги препраща към IP слоя, който транспортира всеки пакет до сървъра на получателя. Когато пакетите пристигнат, те се предават на TCP слоя, който ги сглобява в оригиналния формат на съобщението и го предава на имейл сървъра, за да бъде доставени в пощенската кутия на потребителя. </w:t>
      </w:r>
    </w:p>
    <w:p w14:paraId="512F1642" w14:textId="77777777" w:rsidR="00EF4554" w:rsidRDefault="00EF4554" w:rsidP="00EF4554">
      <w:pPr>
        <w:ind w:firstLine="698"/>
      </w:pPr>
      <w:r>
        <w:t>TCP/IP използва така нареченото тристепенно ръкостискане, за да установи връзка между устройство и сървър, което гарантира, че множество TCP сокет връзки могат да се предават едновременно двупосочно. И двете страни – устройството и сървърът – трябва да синхронизират и потвърдят получаването на пакетите, преди да започне комуникацията. След което могат да договорят, да разделят и да прехвърлят TCP сокет връзките.</w:t>
      </w:r>
    </w:p>
    <w:p w14:paraId="037EAE0F" w14:textId="56990347" w:rsidR="00E23FBB" w:rsidRPr="00E23FBB" w:rsidRDefault="00AF15AF" w:rsidP="00E23FBB">
      <w:pPr>
        <w:pStyle w:val="Heading2"/>
        <w:rPr>
          <w:lang w:val="en-US"/>
        </w:rPr>
      </w:pPr>
      <w:bookmarkStart w:id="117" w:name="_Toc201085678"/>
      <w:r>
        <w:rPr>
          <w:lang w:val="en-US"/>
        </w:rPr>
        <w:lastRenderedPageBreak/>
        <w:t xml:space="preserve">2.4 </w:t>
      </w:r>
      <w:r w:rsidR="00E23FBB" w:rsidRPr="00713FED">
        <w:t>Протокол</w:t>
      </w:r>
      <w:r w:rsidR="008542BC">
        <w:t>ът</w:t>
      </w:r>
      <w:r w:rsidR="00E23FBB" w:rsidRPr="00713FED">
        <w:t xml:space="preserve"> </w:t>
      </w:r>
      <w:r w:rsidR="00E23FBB">
        <w:rPr>
          <w:lang w:val="en-US"/>
        </w:rPr>
        <w:t>UDP</w:t>
      </w:r>
      <w:bookmarkEnd w:id="117"/>
    </w:p>
    <w:p w14:paraId="25278921" w14:textId="69735AE7" w:rsidR="00EF4554" w:rsidRDefault="00EF4554" w:rsidP="00EF4554">
      <w:pPr>
        <w:ind w:firstLine="698"/>
        <w:rPr>
          <w:color w:val="auto"/>
        </w:rPr>
      </w:pPr>
      <w:r>
        <w:t>User Datagram Protocol (UDP)</w:t>
      </w:r>
      <w:r w:rsidR="00E621F9">
        <w:rPr>
          <w:lang w:val="en-US"/>
        </w:rPr>
        <w:t>[14]</w:t>
      </w:r>
      <w:r>
        <w:t xml:space="preserve"> е комуникационен протокол, предназначен за приложения, при който е важно данните да се предават бързо, като видеоигри, видеоклипове или заявки към Domain Name System (DNS). UDP осигурява по-бърза комуникация, тъй като не отделя време за създаване на стабилна връзка с получателя, преди да предаде данните. Понеже установяването на връзка отнема време, пропускането на тази стъпка води до по-висока скорост на предаване на данните, но това може да доведе до други проблеми, свързани със сигурността и цялостта на данните. Един от тези проблеми при използването на UDP е възможността за загуба на пакети по пътя от изпращача до получателя. Освен това протоколът улеснява злонамерени действия, като разпределени атаки за отказ на услуга (DDoS).</w:t>
      </w:r>
    </w:p>
    <w:p w14:paraId="78C479BF" w14:textId="77777777" w:rsidR="00EF4554" w:rsidRDefault="00EF4554" w:rsidP="00EF4554">
      <w:pPr>
        <w:ind w:firstLine="698"/>
      </w:pPr>
      <w:r>
        <w:t>В много случаи, особено при Transmission Control Protocol (TCP), когато данните се предават през интернет, те не само трябва да бъдат изпратени, но и получателят трябва да сигнализира, че е готов да ги приеме. Едва когато и двете страни са готови, предаването може да започне. При UDP обаче данните се изпращат, преди да е установена стабилна връзка. Това може да доведе до проблеми при прехвърлянето на данни, а също така създава възможност за хакери, които целят да извършат DDoS атаки. Тези атаки представляват изпращане на голям брой UDP заявки едновременно, за да претоварят получателя с тяхната обработка и да не позволят да се обработват други заявки.</w:t>
      </w:r>
    </w:p>
    <w:p w14:paraId="247F8E86" w14:textId="77777777" w:rsidR="00EF4554" w:rsidRDefault="00EF4554" w:rsidP="00EF4554">
      <w:pPr>
        <w:ind w:firstLine="698"/>
      </w:pPr>
      <w:r>
        <w:t>В сравнение с други мрежови протоколи, процесът на UDP е доста прост. Целевият компютър се идентифицира и към него се изпращат пакети с данни, наречени "датаграми". Няма механизъм, който да указва реда, в който трябва да пристигнат пакетите. Също така няма процес за проверка дали датаграмите изобщо са достигнали до дестинацията си.</w:t>
      </w:r>
    </w:p>
    <w:p w14:paraId="4C8B6127" w14:textId="28876B8F" w:rsidR="00EF4554" w:rsidRDefault="00EF4554" w:rsidP="00EF4554">
      <w:pPr>
        <w:ind w:firstLine="698"/>
      </w:pPr>
      <w:r>
        <w:t xml:space="preserve">Макар че UDP използва контролни суми (checksums) за проверка на целостта на данните и портови номера за разграничаване ролята на данните при изпращача и получателя, липсата на задължително ръкостискане създава проблем. Програмата, която потребителят използва с помощта на UDP, остава изложена на ненадеждните аспекти на подлежащата мрежова инфраструктура. В резултат на това данните може да бъдат </w:t>
      </w:r>
      <w:r>
        <w:lastRenderedPageBreak/>
        <w:t>доставени, а може и да не бъдат доставени. Редът на пристигане не се контролира, както е при TCP, така че начинът, по който се появяват в крайна сметка, може да бъде проблематичен, например, да се покажат със закъснение, в грешен ред или с липсващи части.</w:t>
      </w:r>
    </w:p>
    <w:p w14:paraId="1A1AF108" w14:textId="77777777" w:rsidR="00EF4554" w:rsidRDefault="00EF4554" w:rsidP="00EF4554">
      <w:pPr>
        <w:ind w:firstLine="698"/>
      </w:pPr>
      <w:r>
        <w:t>Въпреки това, в ситуации, в които няма нужда от проверка за грешки или корекция на данните, това не представлява сериозен проблем. Това е една от причините UDP да се използва във видео приложения – по-важно е видеосигналът да достигне навреме, дори ако понякога има смущения или влошаване в качеството.</w:t>
      </w:r>
    </w:p>
    <w:p w14:paraId="7EB52DA5" w14:textId="48739678" w:rsidR="00B2203C" w:rsidRPr="00DE3B55" w:rsidRDefault="00AF15AF" w:rsidP="00B2203C">
      <w:pPr>
        <w:pStyle w:val="Heading2"/>
      </w:pPr>
      <w:bookmarkStart w:id="118" w:name="_Toc201085679"/>
      <w:r>
        <w:rPr>
          <w:lang w:val="en-US"/>
        </w:rPr>
        <w:t xml:space="preserve">2.5 </w:t>
      </w:r>
      <w:r w:rsidR="00DE3B55">
        <w:t>Предимства и нед</w:t>
      </w:r>
      <w:ins w:id="119" w:author="Stefan Stavrev" w:date="2025-06-10T21:08:00Z">
        <w:r w:rsidR="003A49F9">
          <w:t>о</w:t>
        </w:r>
      </w:ins>
      <w:del w:id="120" w:author="Stefan Stavrev" w:date="2025-06-10T21:08:00Z">
        <w:r w:rsidR="00DE3B55" w:rsidDel="003A49F9">
          <w:delText>у</w:delText>
        </w:r>
      </w:del>
      <w:r w:rsidR="00DE3B55">
        <w:t xml:space="preserve">статъци на </w:t>
      </w:r>
      <w:r w:rsidR="00DE3B55">
        <w:rPr>
          <w:lang w:val="en-US"/>
        </w:rPr>
        <w:t xml:space="preserve">UDP </w:t>
      </w:r>
      <w:r w:rsidR="00DE3B55">
        <w:t xml:space="preserve">и </w:t>
      </w:r>
      <w:r w:rsidR="00DE3B55">
        <w:rPr>
          <w:lang w:val="en-US"/>
        </w:rPr>
        <w:t>TCP</w:t>
      </w:r>
      <w:bookmarkEnd w:id="118"/>
    </w:p>
    <w:p w14:paraId="70CB7EDB" w14:textId="77777777" w:rsidR="00EF4554" w:rsidRDefault="00EF4554" w:rsidP="00EF4554">
      <w:pPr>
        <w:ind w:firstLine="698"/>
        <w:rPr>
          <w:color w:val="auto"/>
        </w:rPr>
      </w:pPr>
      <w:r>
        <w:t>За да бъдат пренесени каквито и да е данни в интернет, към тях се добавя заглавна част със служебна информация, като адрес на подателя, адрес на получателя, дължина на изпратеното съобщение, кодове за проверки на грешки, номериране на отделни части на съобщението и много други. Тази заглавна част в протокола UDP е фиксирана на само 8 байта и е сравнително проста и включва:</w:t>
      </w:r>
    </w:p>
    <w:p w14:paraId="715BDA59" w14:textId="02356A0A" w:rsidR="00B2203C" w:rsidRDefault="00B2203C" w:rsidP="00DE3B55">
      <w:pPr>
        <w:pStyle w:val="ListParagraph"/>
        <w:numPr>
          <w:ilvl w:val="0"/>
          <w:numId w:val="7"/>
        </w:numPr>
      </w:pPr>
      <w:r>
        <w:t xml:space="preserve">16-битов порт на </w:t>
      </w:r>
      <w:r w:rsidR="00DE3B55">
        <w:t>изпращача</w:t>
      </w:r>
    </w:p>
    <w:p w14:paraId="4F53B1E2" w14:textId="7B6FC841" w:rsidR="00B2203C" w:rsidRDefault="00B2203C" w:rsidP="00DE3B55">
      <w:pPr>
        <w:pStyle w:val="ListParagraph"/>
        <w:numPr>
          <w:ilvl w:val="0"/>
          <w:numId w:val="7"/>
        </w:numPr>
      </w:pPr>
      <w:r>
        <w:t xml:space="preserve">16-битов порт на </w:t>
      </w:r>
      <w:r w:rsidR="008E38EF">
        <w:t>полу</w:t>
      </w:r>
      <w:r w:rsidR="00DE3B55">
        <w:t>чателя</w:t>
      </w:r>
    </w:p>
    <w:p w14:paraId="0DB60C35" w14:textId="6F99F82D" w:rsidR="00B2203C" w:rsidRDefault="00B2203C" w:rsidP="00DE3B55">
      <w:pPr>
        <w:pStyle w:val="ListParagraph"/>
        <w:numPr>
          <w:ilvl w:val="0"/>
          <w:numId w:val="7"/>
        </w:numPr>
      </w:pPr>
      <w:r>
        <w:t xml:space="preserve">16-битова </w:t>
      </w:r>
      <w:r w:rsidR="00DE3B55">
        <w:t>които указват дължината на съобщението</w:t>
      </w:r>
    </w:p>
    <w:p w14:paraId="20086067" w14:textId="0FEED482" w:rsidR="00B2203C" w:rsidRDefault="00B2203C" w:rsidP="00DE3B55">
      <w:pPr>
        <w:pStyle w:val="ListParagraph"/>
        <w:numPr>
          <w:ilvl w:val="0"/>
          <w:numId w:val="7"/>
        </w:numPr>
      </w:pPr>
      <w:r>
        <w:t>16-битова контролна сума (checksum)</w:t>
      </w:r>
    </w:p>
    <w:p w14:paraId="66C3DF1E" w14:textId="77777777" w:rsidR="00EF4554" w:rsidRDefault="00EF4554" w:rsidP="00EF4554">
      <w:pPr>
        <w:ind w:firstLine="698"/>
        <w:rPr>
          <w:color w:val="auto"/>
        </w:rPr>
      </w:pPr>
      <w:r>
        <w:t xml:space="preserve">Това е цялата информация, използвана за изпращане на датаграма до нейната дестинация. Процесът на изпращане не включва проверка за установена връзка между източника и получателя. </w:t>
      </w:r>
    </w:p>
    <w:p w14:paraId="03535E5D" w14:textId="47EDE3BA" w:rsidR="00EF4554" w:rsidRDefault="00EF4554" w:rsidP="00EF4554">
      <w:pPr>
        <w:ind w:firstLine="698"/>
      </w:pPr>
      <w:r>
        <w:t xml:space="preserve">При TCP обаче заглавната част може да варира от 20 до 60 байта, което позволява изпращането на повече проверки за </w:t>
      </w:r>
      <w:r w:rsidR="008E38EF">
        <w:t>целостта</w:t>
      </w:r>
      <w:r>
        <w:t xml:space="preserve"> и </w:t>
      </w:r>
      <w:r w:rsidR="008E38EF">
        <w:t>верността</w:t>
      </w:r>
      <w:r>
        <w:t xml:space="preserve"> на данните при предаването им. Освен това, TCP изисква "ръкостискане" между изпращача и получателя. Това прави TCP по-надежден от UDP. По време на TCP комуникация данните могат да бъдат изпратени едва след като връзката между двете страни е официално установена. При UDP, тъй като връзка не е необходима, данните могат да се изпращат веднага. </w:t>
      </w:r>
    </w:p>
    <w:p w14:paraId="3057CECF" w14:textId="70D143C6" w:rsidR="00EF4554" w:rsidRDefault="00EF4554" w:rsidP="00EF4554">
      <w:pPr>
        <w:ind w:firstLine="698"/>
      </w:pPr>
      <w:r>
        <w:t xml:space="preserve">Друга разлика между TCP и UDP е, че при TCP редът на получаване на пакетите се установява още преди да започне прехвърлянето. TCP също така осигурява </w:t>
      </w:r>
      <w:r>
        <w:lastRenderedPageBreak/>
        <w:t xml:space="preserve">потвърждение, че пакетите са пристигнали както трябва. Ако някой пакет не пристигне, TCP изисква той да бъде изпратен отново. UDP не изисква потвърждение, проверка или повторно изпращане. Това осигурява </w:t>
      </w:r>
      <w:r w:rsidR="008E38EF">
        <w:t>целостта</w:t>
      </w:r>
      <w:r>
        <w:t xml:space="preserve"> на данните, когато те се изпращат чрез TCP, което е едно от основните предимства на този протокол. </w:t>
      </w:r>
    </w:p>
    <w:p w14:paraId="33A59772" w14:textId="77777777" w:rsidR="00EF4554" w:rsidRDefault="00EF4554" w:rsidP="00EF4554">
      <w:pPr>
        <w:ind w:firstLine="698"/>
      </w:pPr>
      <w:r>
        <w:t xml:space="preserve">Ако дадено приложение използва UDP, потребителите поемат риска от грешки, загуба на данни, липса на доставка или дублиране. Ползата от този компромис е по-високата скорост. Самият UDP не е задължително отговорен за загубата на данни. Информацията в хедъра е достатъчна, за да стигнат датаграмите до целта, а хронологичният ред на изпращане по принцип трябва да ги поддържа в правилния ред. Въпреки това, повечето мрежови рутери не могат да потвърдят получаването или да поддържат реда на пакетите. Пакетите с данни могат да бъдат загубени или дублирани. Въпреки този недостатък, UDP компенсира с високата скорост на предаване. Което е и основното му предимство. </w:t>
      </w:r>
    </w:p>
    <w:p w14:paraId="72AFBC63" w14:textId="3E56E394" w:rsidR="00E539EB" w:rsidRDefault="00EF4554" w:rsidP="00EF4554">
      <w:pPr>
        <w:ind w:firstLine="698"/>
      </w:pPr>
      <w:r>
        <w:t>Поради тези огромни разлики между двата транспортни протокола, те са се утвърдили като най-използваните. Те покриват различни нужди на потребителите. Но е изключително важно да бъде добре подбран начинът им на използване, за да могат да се компенсират техните недостатъци и да се подчертаят техните предимства. Ако информацията, която изпращаме е чувствителна и е необходимо да няма загуба на данни, например при плащания, е уместно да изберем TCP. Понеже той гарантира, че нашите данни ще пристигнат точно във вида, в който са изпратени. Но ако скоростта е важна, например при излъчване на спортно събитие на живо ще е уместно да използваме UDP, за да няма излишно закъснение, дори и ако има известна загуба на качеството.</w:t>
      </w:r>
    </w:p>
    <w:p w14:paraId="26657145" w14:textId="77777777" w:rsidR="00E539EB" w:rsidRDefault="00E539EB">
      <w:pPr>
        <w:spacing w:after="160" w:line="259" w:lineRule="auto"/>
        <w:ind w:left="0" w:firstLine="0"/>
        <w:jc w:val="left"/>
      </w:pPr>
      <w:r>
        <w:br w:type="page"/>
      </w:r>
    </w:p>
    <w:p w14:paraId="72F767A7" w14:textId="704E7829" w:rsidR="00B2203C" w:rsidRPr="00325694" w:rsidRDefault="00325694" w:rsidP="00325694">
      <w:pPr>
        <w:pStyle w:val="Heading1"/>
        <w:rPr>
          <w:lang w:val="en-US"/>
        </w:rPr>
      </w:pPr>
      <w:bookmarkStart w:id="121" w:name="_Toc201085680"/>
      <w:r>
        <w:lastRenderedPageBreak/>
        <w:t xml:space="preserve">Глава 3. </w:t>
      </w:r>
      <w:r>
        <w:rPr>
          <w:lang w:val="en-US"/>
        </w:rPr>
        <w:t>Unreal Engine</w:t>
      </w:r>
      <w:r w:rsidR="006604B9">
        <w:t xml:space="preserve"> 4</w:t>
      </w:r>
      <w:r>
        <w:rPr>
          <w:lang w:val="en-US"/>
        </w:rPr>
        <w:t xml:space="preserve"> </w:t>
      </w:r>
      <w:r>
        <w:t xml:space="preserve">и софтуерната добавка </w:t>
      </w:r>
      <w:r>
        <w:rPr>
          <w:lang w:val="en-US"/>
        </w:rPr>
        <w:t>Cesium</w:t>
      </w:r>
      <w:bookmarkEnd w:id="121"/>
    </w:p>
    <w:p w14:paraId="1A5B4D9B" w14:textId="23D6ED55" w:rsidR="00B2203C" w:rsidRPr="006604B9" w:rsidRDefault="00DD738A" w:rsidP="00EF4554">
      <w:pPr>
        <w:rPr>
          <w:ins w:id="122" w:author="Admin" w:date="2025-06-09T14:54:00Z"/>
        </w:rPr>
      </w:pPr>
      <w:ins w:id="123" w:author="Admin" w:date="2025-06-09T14:39:00Z">
        <w:r>
          <w:rPr>
            <w:lang w:val="en-US"/>
          </w:rPr>
          <w:tab/>
        </w:r>
        <w:r>
          <w:rPr>
            <w:lang w:val="en-US"/>
          </w:rPr>
          <w:tab/>
        </w:r>
      </w:ins>
      <w:r w:rsidR="00EF4554" w:rsidRPr="00EF4554">
        <w:t>Третата глава на настоящата дипломна работа ще запознае читателя с игровия енджин Unreal Engine 4 и със софтуерната добавка към него Cesium, която позволява лесно създаване на игрово ниво от реалния свят с помощта на сателитни изображения, предоставени от Google Maps или Bing.</w:t>
      </w:r>
      <w:r w:rsidR="00AF15AF">
        <w:rPr>
          <w:lang w:val="en-US"/>
        </w:rPr>
        <w:t xml:space="preserve">3.1 </w:t>
      </w:r>
      <w:ins w:id="124" w:author="Admin" w:date="2025-06-09T14:42:00Z">
        <w:r>
          <w:rPr>
            <w:lang w:val="en-US"/>
          </w:rPr>
          <w:t>Unreal Engine</w:t>
        </w:r>
      </w:ins>
      <w:r w:rsidR="006604B9">
        <w:t xml:space="preserve"> 4</w:t>
      </w:r>
    </w:p>
    <w:p w14:paraId="256D98EC" w14:textId="2240F731" w:rsidR="00000ECC" w:rsidRDefault="00AF15AF" w:rsidP="00000ECC">
      <w:pPr>
        <w:pStyle w:val="Heading3"/>
        <w:rPr>
          <w:ins w:id="125" w:author="Admin" w:date="2025-06-09T14:54:00Z"/>
        </w:rPr>
      </w:pPr>
      <w:bookmarkStart w:id="126" w:name="_Toc201085681"/>
      <w:r>
        <w:rPr>
          <w:lang w:val="en-US"/>
        </w:rPr>
        <w:t xml:space="preserve">3.1.1 </w:t>
      </w:r>
      <w:ins w:id="127" w:author="Admin" w:date="2025-06-09T14:54:00Z">
        <w:r w:rsidR="00000ECC">
          <w:t>Обща характеристика</w:t>
        </w:r>
        <w:bookmarkEnd w:id="126"/>
      </w:ins>
    </w:p>
    <w:p w14:paraId="2F12E9A2" w14:textId="77777777" w:rsidR="00775D8B" w:rsidRDefault="00775D8B" w:rsidP="00775D8B">
      <w:pPr>
        <w:ind w:firstLine="698"/>
        <w:rPr>
          <w:color w:val="auto"/>
        </w:rPr>
      </w:pPr>
      <w:r>
        <w:t xml:space="preserve">Unreal Engine 4 е мощен енджин, създаден от Epic Games и използван за проектиране и разработване на видеоигри. Той предоставя на разработчиците пълен набор от инструменти и технологии за създаване на интерактивна 3D графика и впечатляващи виртуални преживявания. Енджинът се разработва вече повече от две десетилетия и се е превърнал в гъвкава платформа, предоставяща множество функции. </w:t>
      </w:r>
    </w:p>
    <w:p w14:paraId="0399B283" w14:textId="77777777" w:rsidR="00775D8B" w:rsidRDefault="00775D8B" w:rsidP="00775D8B">
      <w:pPr>
        <w:ind w:firstLine="698"/>
      </w:pPr>
      <w:r>
        <w:t xml:space="preserve">Все повече разработчици избират Unreal Engine 4 заради неговите възможности, производителност и визуалното качество, което той предоставя. Енджинът предлага необходимите инструменти и работни процеси за създаване на висококачествени игри с реалистична графика. Някои от по-важните функции включват динамично осветление със сенки и подвижни светлинни източници, както и усъвършенствани физични симулации, позволяващи симулация на течности, физика на коса и други. </w:t>
      </w:r>
    </w:p>
    <w:p w14:paraId="3A620A15" w14:textId="77777777" w:rsidR="00775D8B" w:rsidRDefault="00775D8B" w:rsidP="00775D8B">
      <w:pPr>
        <w:ind w:firstLine="698"/>
      </w:pPr>
      <w:r>
        <w:t xml:space="preserve">Unreal Engine 4 е изграден върху модулна архитектура, която позволява на разработчиците да поддържат кода подреден и разделен на компоненти. Това позволява лесно да обновяват или добавят ново съдържание, без да нарушават работата на играта. Unreal Engine 4 предлага също така богат набор от визуални ефекти и инструменти за рендиране, както и широка гама от допълнителни функции, като симулации на физика, инструменти за анимация, аудио системи, мрежова функционалност и мощната система за визуално програмиране Blueprints, която е достъпна и за хора с ограничен опит в програмирането. </w:t>
      </w:r>
    </w:p>
    <w:p w14:paraId="5E298DD6" w14:textId="77777777" w:rsidR="00775D8B" w:rsidRDefault="00775D8B" w:rsidP="00775D8B">
      <w:pPr>
        <w:ind w:firstLine="698"/>
      </w:pPr>
      <w:r>
        <w:t xml:space="preserve">Благодарение на тези възможности, Unreal Engine 4 намира приложение не само в разработката на игри, но и в архитектурната визуализация, симулации, виртуална </w:t>
      </w:r>
      <w:r>
        <w:lastRenderedPageBreak/>
        <w:t>реалност, музикални видеа и анимационни филми. Алтернативен, но не толкова добър игрови енджин, е Unity. Но за целите на тази разработка, е подбран Unreal Engine 4.</w:t>
      </w:r>
    </w:p>
    <w:p w14:paraId="47FAF5E1" w14:textId="793EF5CB" w:rsidR="00E2603A" w:rsidRDefault="00AF15AF" w:rsidP="00E2603A">
      <w:pPr>
        <w:pStyle w:val="Heading3"/>
        <w:rPr>
          <w:ins w:id="128" w:author="Admin" w:date="2025-06-09T15:06:00Z"/>
        </w:rPr>
      </w:pPr>
      <w:bookmarkStart w:id="129" w:name="_Toc201085682"/>
      <w:r>
        <w:rPr>
          <w:lang w:val="en-US"/>
        </w:rPr>
        <w:t xml:space="preserve">3.1.2 </w:t>
      </w:r>
      <w:ins w:id="130" w:author="Admin" w:date="2025-06-09T15:06:00Z">
        <w:r w:rsidR="00E2603A">
          <w:rPr>
            <w:lang w:val="en-US"/>
          </w:rPr>
          <w:t>Blueprints</w:t>
        </w:r>
        <w:bookmarkEnd w:id="129"/>
      </w:ins>
    </w:p>
    <w:p w14:paraId="2D811AF4" w14:textId="1B197F3F" w:rsidR="008D0CD9" w:rsidRDefault="008D0CD9" w:rsidP="008D0CD9">
      <w:pPr>
        <w:ind w:firstLine="698"/>
        <w:rPr>
          <w:ins w:id="131" w:author="Admin" w:date="2025-06-09T15:38:00Z"/>
        </w:rPr>
      </w:pPr>
      <w:ins w:id="132" w:author="Admin" w:date="2025-06-09T15:14:00Z">
        <w:r>
          <w:t>Blueprint Visual Scripting е визуален език за програмиране, който използва интерфейс с възли (nodes)</w:t>
        </w:r>
      </w:ins>
      <w:r w:rsidR="00DD40CA">
        <w:t xml:space="preserve"> (</w:t>
      </w:r>
      <w:r w:rsidR="00DD40CA">
        <w:fldChar w:fldCharType="begin"/>
      </w:r>
      <w:r w:rsidR="00DD40CA">
        <w:instrText xml:space="preserve"> REF _Ref201085219 \h </w:instrText>
      </w:r>
      <w:r w:rsidR="00DD40CA">
        <w:fldChar w:fldCharType="separate"/>
      </w:r>
      <w:ins w:id="133" w:author="Admin" w:date="2025-06-09T15:38:00Z">
        <w:r w:rsidR="00910784">
          <w:t xml:space="preserve">Фигура </w:t>
        </w:r>
      </w:ins>
      <w:r w:rsidR="00910784">
        <w:rPr>
          <w:noProof/>
        </w:rPr>
        <w:t>8</w:t>
      </w:r>
      <w:r w:rsidR="00DD40CA">
        <w:fldChar w:fldCharType="end"/>
      </w:r>
      <w:r w:rsidR="00DD40CA">
        <w:t>)</w:t>
      </w:r>
      <w:ins w:id="134" w:author="Admin" w:date="2025-06-09T15:14:00Z">
        <w:r>
          <w:t xml:space="preserve"> за създаване на елементи </w:t>
        </w:r>
      </w:ins>
      <w:r w:rsidR="00F63B7D">
        <w:t>на</w:t>
      </w:r>
      <w:ins w:id="135" w:author="Admin" w:date="2025-06-09T15:14:00Z">
        <w:r>
          <w:t xml:space="preserve"> геймплея. Тази работна среда предоставя на дизайнерите широк набор от скриптови концепции и инструменти, които обикновено са достъпни само за програмисти. Освен това, специален Blueprint markup, достъпен в C++ имплементацията на Unreal Engine, позволява на програмистите да създават базови системи, които дизайнерите могат да разширяват чрез Blueprints</w:t>
        </w:r>
      </w:ins>
      <w:r w:rsidR="00E621F9">
        <w:rPr>
          <w:lang w:val="en-US"/>
        </w:rPr>
        <w:t>[5]</w:t>
      </w:r>
      <w:ins w:id="136" w:author="Admin" w:date="2025-06-09T15:14:00Z">
        <w:r>
          <w:t>.</w:t>
        </w:r>
      </w:ins>
    </w:p>
    <w:p w14:paraId="4E0A5066" w14:textId="77777777" w:rsidR="00890311" w:rsidRDefault="00890311">
      <w:pPr>
        <w:keepNext/>
        <w:rPr>
          <w:ins w:id="137" w:author="Admin" w:date="2025-06-09T15:38:00Z"/>
        </w:rPr>
        <w:pPrChange w:id="138" w:author="Admin" w:date="2025-06-09T15:38:00Z">
          <w:pPr/>
        </w:pPrChange>
      </w:pPr>
      <w:ins w:id="139" w:author="Admin" w:date="2025-06-09T15:38:00Z">
        <w:r>
          <w:rPr>
            <w:noProof/>
            <w:lang w:val="en-US" w:eastAsia="en-US"/>
          </w:rPr>
          <w:drawing>
            <wp:inline distT="0" distB="0" distL="0" distR="0" wp14:anchorId="1733E53D" wp14:editId="574D887B">
              <wp:extent cx="5779698" cy="2189930"/>
              <wp:effectExtent l="0" t="0" r="0" b="1270"/>
              <wp:docPr id="21" name="Picture 21" descr="https://d1iv7db44yhgxn.cloudfront.net/documentation/images/37b74d3f-09af-4989-83bd-ec2b23819249/otheractor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1iv7db44yhgxn.cloudfront.net/documentation/images/37b74d3f-09af-4989-83bd-ec2b23819249/otheractorcontext.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32588" cy="2209970"/>
                      </a:xfrm>
                      <a:prstGeom prst="rect">
                        <a:avLst/>
                      </a:prstGeom>
                      <a:noFill/>
                      <a:ln>
                        <a:noFill/>
                      </a:ln>
                    </pic:spPr>
                  </pic:pic>
                </a:graphicData>
              </a:graphic>
            </wp:inline>
          </w:drawing>
        </w:r>
      </w:ins>
    </w:p>
    <w:p w14:paraId="57FF772A" w14:textId="23D1D117" w:rsidR="00890311" w:rsidRDefault="00890311" w:rsidP="004A11D0">
      <w:pPr>
        <w:pStyle w:val="Caption"/>
        <w:rPr>
          <w:ins w:id="140" w:author="Admin" w:date="2025-06-09T15:14:00Z"/>
        </w:rPr>
      </w:pPr>
      <w:bookmarkStart w:id="141" w:name="_Ref201085219"/>
      <w:bookmarkStart w:id="142" w:name="_Toc200967389"/>
      <w:bookmarkStart w:id="143" w:name="_Toc201085383"/>
      <w:ins w:id="144" w:author="Admin" w:date="2025-06-09T15:38:00Z">
        <w:r>
          <w:t xml:space="preserve">Фигура </w:t>
        </w:r>
        <w:r>
          <w:fldChar w:fldCharType="begin"/>
        </w:r>
        <w:r>
          <w:instrText xml:space="preserve"> SEQ Фигура \* ARABIC </w:instrText>
        </w:r>
      </w:ins>
      <w:r>
        <w:fldChar w:fldCharType="separate"/>
      </w:r>
      <w:r w:rsidR="00910784">
        <w:rPr>
          <w:noProof/>
        </w:rPr>
        <w:t>8</w:t>
      </w:r>
      <w:ins w:id="145" w:author="Admin" w:date="2025-06-09T15:38:00Z">
        <w:r>
          <w:fldChar w:fldCharType="end"/>
        </w:r>
      </w:ins>
      <w:bookmarkEnd w:id="141"/>
      <w:r w:rsidR="00F47B2F">
        <w:rPr>
          <w:lang w:val="en-US"/>
        </w:rPr>
        <w:t>:</w:t>
      </w:r>
      <w:ins w:id="146" w:author="Admin" w:date="2025-06-09T15:39:00Z">
        <w:r>
          <w:t xml:space="preserve"> Адаптивно</w:t>
        </w:r>
      </w:ins>
      <w:ins w:id="147" w:author="Admin" w:date="2025-06-09T15:38:00Z">
        <w:r>
          <w:t xml:space="preserve"> </w:t>
        </w:r>
      </w:ins>
      <w:ins w:id="148" w:author="Admin" w:date="2025-06-09T15:39:00Z">
        <w:r>
          <w:t>контекстно меню</w:t>
        </w:r>
      </w:ins>
      <w:ins w:id="149" w:author="Admin" w:date="2025-06-09T15:41:00Z">
        <w:r>
          <w:t>.</w:t>
        </w:r>
      </w:ins>
      <w:ins w:id="150" w:author="Admin" w:date="2025-06-09T15:40:00Z">
        <w:r>
          <w:t xml:space="preserve"> Филтрира само съвместимите с възела с които</w:t>
        </w:r>
      </w:ins>
      <w:ins w:id="151" w:author="Admin" w:date="2025-06-09T15:41:00Z">
        <w:r>
          <w:t xml:space="preserve"> работите в момента опции</w:t>
        </w:r>
      </w:ins>
      <w:ins w:id="152" w:author="Admin" w:date="2025-06-09T15:39:00Z">
        <w:r>
          <w:t>.</w:t>
        </w:r>
      </w:ins>
      <w:bookmarkEnd w:id="142"/>
      <w:bookmarkEnd w:id="143"/>
    </w:p>
    <w:p w14:paraId="49C3EE97" w14:textId="77777777" w:rsidR="00775D8B" w:rsidRDefault="00775D8B" w:rsidP="00775D8B">
      <w:pPr>
        <w:ind w:firstLine="698"/>
        <w:rPr>
          <w:color w:val="auto"/>
        </w:rPr>
      </w:pPr>
      <w:r>
        <w:t>Подобно на много скриптови езици, системата Blueprint позволява дефинирането на обектно-ориентирани класове и обекти в енджина. Системата и създадените чрез нея обекти обикновено се наричат просто "Blueprints".</w:t>
      </w:r>
    </w:p>
    <w:p w14:paraId="7CA4E334" w14:textId="0B633A5B" w:rsidR="00775D8B" w:rsidRDefault="00775D8B" w:rsidP="00775D8B">
      <w:pPr>
        <w:ind w:firstLine="698"/>
      </w:pPr>
      <w:r>
        <w:t>UnrealScript е оригиналният скриптов език на Unreal Engine, използван за програмиране на геймплей събития и логика преди появата на Unreal Engine 4. Езикът е създаден от Тим Суини и е обектно-ориентиран, подобно на Java, но без множествено наследяване и методи с еднакви имена.</w:t>
      </w:r>
      <w:r w:rsidR="008E38EF">
        <w:t xml:space="preserve"> </w:t>
      </w:r>
      <w:r>
        <w:t>С появата на Unreal Engine 4 (март 2014 г.) UnrealScript беше заменен от C++ и визуалното скриптиране с Blueprints.</w:t>
      </w:r>
    </w:p>
    <w:p w14:paraId="5CAD459D" w14:textId="77777777" w:rsidR="00775D8B" w:rsidRDefault="00775D8B" w:rsidP="00775D8B">
      <w:pPr>
        <w:ind w:firstLine="557"/>
      </w:pPr>
      <w:r>
        <w:t>Blueprints не са директен заместител на UnrealScript, но изпълняват много от същите функции, включително:</w:t>
      </w:r>
    </w:p>
    <w:p w14:paraId="34A3394E" w14:textId="7D0FA4D4" w:rsidR="008D0CD9" w:rsidRDefault="008D0CD9">
      <w:pPr>
        <w:pStyle w:val="ListParagraph"/>
        <w:numPr>
          <w:ilvl w:val="0"/>
          <w:numId w:val="9"/>
        </w:numPr>
        <w:rPr>
          <w:ins w:id="153" w:author="Admin" w:date="2025-06-09T15:14:00Z"/>
        </w:rPr>
        <w:pPrChange w:id="154" w:author="Admin" w:date="2025-06-09T15:14:00Z">
          <w:pPr/>
        </w:pPrChange>
      </w:pPr>
      <w:ins w:id="155" w:author="Admin" w:date="2025-06-09T15:14:00Z">
        <w:r>
          <w:t>Разширяване на класове</w:t>
        </w:r>
      </w:ins>
    </w:p>
    <w:p w14:paraId="74F2A4CA" w14:textId="5C336402" w:rsidR="008D0CD9" w:rsidRDefault="008D0CD9">
      <w:pPr>
        <w:pStyle w:val="ListParagraph"/>
        <w:numPr>
          <w:ilvl w:val="0"/>
          <w:numId w:val="9"/>
        </w:numPr>
        <w:rPr>
          <w:ins w:id="156" w:author="Admin" w:date="2025-06-09T15:14:00Z"/>
        </w:rPr>
        <w:pPrChange w:id="157" w:author="Admin" w:date="2025-06-09T15:14:00Z">
          <w:pPr/>
        </w:pPrChange>
      </w:pPr>
      <w:ins w:id="158" w:author="Admin" w:date="2025-06-09T15:14:00Z">
        <w:r>
          <w:lastRenderedPageBreak/>
          <w:t>Съхраняване и промяна на стойности по подразбиране</w:t>
        </w:r>
      </w:ins>
    </w:p>
    <w:p w14:paraId="38AD15DC" w14:textId="3A907878" w:rsidR="008D0CD9" w:rsidRDefault="008D0CD9">
      <w:pPr>
        <w:pStyle w:val="ListParagraph"/>
        <w:numPr>
          <w:ilvl w:val="0"/>
          <w:numId w:val="9"/>
        </w:numPr>
        <w:rPr>
          <w:ins w:id="159" w:author="Admin" w:date="2025-06-09T15:14:00Z"/>
        </w:rPr>
        <w:pPrChange w:id="160" w:author="Admin" w:date="2025-06-09T15:14:00Z">
          <w:pPr/>
        </w:pPrChange>
      </w:pPr>
      <w:ins w:id="161" w:author="Admin" w:date="2025-06-09T15:14:00Z">
        <w:r>
          <w:t>Управление на инстанции на под-обекти (например Components) в класовете</w:t>
        </w:r>
      </w:ins>
    </w:p>
    <w:p w14:paraId="251E6A12" w14:textId="30CCA5AB" w:rsidR="00775D8B" w:rsidRDefault="00775D8B" w:rsidP="00775D8B">
      <w:pPr>
        <w:ind w:firstLine="557"/>
        <w:rPr>
          <w:color w:val="auto"/>
        </w:rPr>
      </w:pPr>
      <w:r>
        <w:t>Очакванията са, че програмистите ще създават базови класове, които предоставят функции и свойства, достъпни и разширяеми чрез Blueprints, направени на тяхна база</w:t>
      </w:r>
      <w:r w:rsidR="00DD40CA">
        <w:t xml:space="preserve"> (</w:t>
      </w:r>
      <w:r w:rsidR="00DD40CA">
        <w:fldChar w:fldCharType="begin"/>
      </w:r>
      <w:r w:rsidR="00DD40CA">
        <w:instrText xml:space="preserve"> REF _Ref201085208 \h </w:instrText>
      </w:r>
      <w:r w:rsidR="00DD40CA">
        <w:fldChar w:fldCharType="separate"/>
      </w:r>
      <w:ins w:id="162" w:author="Admin" w:date="2025-06-09T15:34:00Z">
        <w:r w:rsidR="00910784">
          <w:t xml:space="preserve">Фигура </w:t>
        </w:r>
      </w:ins>
      <w:r w:rsidR="00910784">
        <w:rPr>
          <w:noProof/>
        </w:rPr>
        <w:t>9</w:t>
      </w:r>
      <w:r w:rsidR="00DD40CA">
        <w:fldChar w:fldCharType="end"/>
      </w:r>
      <w:r w:rsidR="00DD40CA">
        <w:t>)</w:t>
      </w:r>
      <w:r>
        <w:t>.</w:t>
      </w:r>
    </w:p>
    <w:p w14:paraId="527F871D" w14:textId="77777777" w:rsidR="00890311" w:rsidRDefault="000849C1">
      <w:pPr>
        <w:pStyle w:val="Caption"/>
        <w:rPr>
          <w:ins w:id="163" w:author="Admin" w:date="2025-06-09T15:34:00Z"/>
        </w:rPr>
        <w:pPrChange w:id="164" w:author="Admin" w:date="2025-06-09T15:34:00Z">
          <w:pPr/>
        </w:pPrChange>
      </w:pPr>
      <w:ins w:id="165" w:author="Admin" w:date="2025-06-09T15:33:00Z">
        <w:r>
          <w:rPr>
            <w:noProof/>
            <w:lang w:val="en-US" w:eastAsia="en-US"/>
          </w:rPr>
          <w:drawing>
            <wp:inline distT="0" distB="0" distL="0" distR="0" wp14:anchorId="6771C34C" wp14:editId="01272E17">
              <wp:extent cx="5684295" cy="1725283"/>
              <wp:effectExtent l="0" t="0" r="0" b="8890"/>
              <wp:docPr id="19" name="Picture 19" descr="https://d1iv7db44yhgxn.cloudfront.net/documentation/images/1698ddfd-acad-4e9b-87e5-c9eb4f7ac27a/bpqs_6_ste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iv7db44yhgxn.cloudfront.net/documentation/images/1698ddfd-acad-4e9b-87e5-c9eb4f7ac27a/bpqs_6_step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4566" cy="1749647"/>
                      </a:xfrm>
                      <a:prstGeom prst="rect">
                        <a:avLst/>
                      </a:prstGeom>
                      <a:noFill/>
                      <a:ln>
                        <a:noFill/>
                      </a:ln>
                    </pic:spPr>
                  </pic:pic>
                </a:graphicData>
              </a:graphic>
            </wp:inline>
          </w:drawing>
        </w:r>
      </w:ins>
    </w:p>
    <w:p w14:paraId="3EA7EC11" w14:textId="7DB7E201" w:rsidR="000849C1" w:rsidRDefault="00890311" w:rsidP="005D478F">
      <w:pPr>
        <w:pStyle w:val="Caption"/>
        <w:rPr>
          <w:ins w:id="166" w:author="Admin" w:date="2025-06-09T15:17:00Z"/>
        </w:rPr>
      </w:pPr>
      <w:bookmarkStart w:id="167" w:name="_Ref201085208"/>
      <w:bookmarkStart w:id="168" w:name="_Toc200967390"/>
      <w:bookmarkStart w:id="169" w:name="_Toc201085384"/>
      <w:ins w:id="170" w:author="Admin" w:date="2025-06-09T15:34:00Z">
        <w:r>
          <w:t xml:space="preserve">Фигура </w:t>
        </w:r>
        <w:r>
          <w:fldChar w:fldCharType="begin"/>
        </w:r>
        <w:r>
          <w:instrText xml:space="preserve"> SEQ Фигура \* ARABIC </w:instrText>
        </w:r>
      </w:ins>
      <w:r>
        <w:fldChar w:fldCharType="separate"/>
      </w:r>
      <w:r w:rsidR="00910784">
        <w:rPr>
          <w:noProof/>
        </w:rPr>
        <w:t>9</w:t>
      </w:r>
      <w:ins w:id="171" w:author="Admin" w:date="2025-06-09T15:34:00Z">
        <w:r>
          <w:fldChar w:fldCharType="end"/>
        </w:r>
      </w:ins>
      <w:bookmarkEnd w:id="167"/>
      <w:r w:rsidR="00D31A48">
        <w:rPr>
          <w:lang w:val="en-US"/>
        </w:rPr>
        <w:t>:</w:t>
      </w:r>
      <w:ins w:id="172" w:author="Admin" w:date="2025-06-09T15:34:00Z">
        <w:r>
          <w:t xml:space="preserve"> </w:t>
        </w:r>
        <w:r>
          <w:rPr>
            <w:lang w:val="en-US"/>
          </w:rPr>
          <w:t>Blueprint</w:t>
        </w:r>
      </w:ins>
      <w:ins w:id="173" w:author="Admin" w:date="2025-06-09T15:35:00Z">
        <w:r>
          <w:t xml:space="preserve"> в който е реализирана следната функционалност</w:t>
        </w:r>
      </w:ins>
      <w:r w:rsidR="00E87246">
        <w:t>:</w:t>
      </w:r>
      <w:ins w:id="174" w:author="Admin" w:date="2025-06-09T15:35:00Z">
        <w:r>
          <w:t xml:space="preserve"> </w:t>
        </w:r>
      </w:ins>
      <w:r w:rsidR="00E87246">
        <w:t>и</w:t>
      </w:r>
      <w:ins w:id="175" w:author="Admin" w:date="2025-06-09T15:34:00Z">
        <w:r>
          <w:t>з</w:t>
        </w:r>
      </w:ins>
      <w:r w:rsidR="00E87246">
        <w:t>с</w:t>
      </w:r>
      <w:ins w:id="176" w:author="Admin" w:date="2025-06-09T15:34:00Z">
        <w:r>
          <w:t>трелва играча във въздуха когато се докосне до друг обект</w:t>
        </w:r>
      </w:ins>
      <w:bookmarkEnd w:id="168"/>
      <w:bookmarkEnd w:id="169"/>
    </w:p>
    <w:p w14:paraId="7F6261B9" w14:textId="77777777" w:rsidR="00775D8B" w:rsidRDefault="00775D8B" w:rsidP="00775D8B">
      <w:pPr>
        <w:ind w:firstLine="698"/>
        <w:rPr>
          <w:color w:val="auto"/>
        </w:rPr>
      </w:pPr>
      <w:r>
        <w:t>Blueprint-ите могат да бъдат от няколко различни типа, всеки от които има своето специфично предназначение. От създаване на нови типове обекти, през скриптиране на събития в нивото, до дефиниране на интерфейси, които се използват от други Blueprint-и. Ето някои от тези видове.</w:t>
      </w:r>
    </w:p>
    <w:p w14:paraId="0A4BA1A3" w14:textId="4F8A2A09" w:rsidR="008D0CD9" w:rsidRDefault="00AF15AF" w:rsidP="008D0CD9">
      <w:pPr>
        <w:pStyle w:val="Heading4"/>
        <w:rPr>
          <w:ins w:id="177" w:author="Admin" w:date="2025-06-09T15:19:00Z"/>
        </w:rPr>
      </w:pPr>
      <w:r>
        <w:rPr>
          <w:lang w:val="en-US"/>
        </w:rPr>
        <w:t xml:space="preserve">3.1.2.1 </w:t>
      </w:r>
      <w:ins w:id="178" w:author="Admin" w:date="2025-06-09T15:19:00Z">
        <w:r w:rsidR="008D0CD9" w:rsidRPr="008D0CD9">
          <w:t>Blueprint Class</w:t>
        </w:r>
      </w:ins>
    </w:p>
    <w:p w14:paraId="724C7D13" w14:textId="77777777" w:rsidR="00775D8B" w:rsidRDefault="00775D8B" w:rsidP="00775D8B">
      <w:pPr>
        <w:ind w:firstLine="698"/>
        <w:rPr>
          <w:color w:val="auto"/>
        </w:rPr>
      </w:pPr>
      <w:r>
        <w:t>Класът Blueprint, често наричан просто Blueprint, позволява на създателите на съдържание лесно да добавят функционалност към съществуващи класове за геймплей. Blueprint-ите се създават визуално в Unreal Editor, вместо чрез писане на код, и се запазват в content package. По същество те дефинират нов клас или тип Actor, който след това може да бъде поставен в нивата като инстанции, и се държат като всеки друг тип Actor.</w:t>
      </w:r>
    </w:p>
    <w:p w14:paraId="3B94726A" w14:textId="54C16AEC" w:rsidR="000849C1" w:rsidRPr="000849C1" w:rsidRDefault="00AF15AF">
      <w:pPr>
        <w:pStyle w:val="Heading4"/>
        <w:rPr>
          <w:ins w:id="179" w:author="Admin" w:date="2025-06-09T15:24:00Z"/>
          <w:rPrChange w:id="180" w:author="Admin" w:date="2025-06-09T15:24:00Z">
            <w:rPr>
              <w:ins w:id="181" w:author="Admin" w:date="2025-06-09T15:24:00Z"/>
              <w:rFonts w:ascii="Segoe UI" w:hAnsi="Segoe UI" w:cs="Segoe UI"/>
              <w:color w:val="FFFFFF"/>
              <w:sz w:val="27"/>
            </w:rPr>
          </w:rPrChange>
        </w:rPr>
        <w:pPrChange w:id="182" w:author="Admin" w:date="2025-06-09T15:24:00Z">
          <w:pPr>
            <w:pStyle w:val="Heading3"/>
            <w:shd w:val="clear" w:color="auto" w:fill="101014"/>
          </w:pPr>
        </w:pPrChange>
      </w:pPr>
      <w:r>
        <w:rPr>
          <w:lang w:val="en-US"/>
        </w:rPr>
        <w:t xml:space="preserve">3.1.2.2 </w:t>
      </w:r>
      <w:ins w:id="183" w:author="Admin" w:date="2025-06-09T15:24:00Z">
        <w:r w:rsidR="000849C1">
          <w:t>Data-Only Blueprint</w:t>
        </w:r>
      </w:ins>
    </w:p>
    <w:p w14:paraId="19FCE75E" w14:textId="77777777" w:rsidR="00775D8B" w:rsidRDefault="00775D8B" w:rsidP="00775D8B">
      <w:pPr>
        <w:ind w:firstLine="698"/>
        <w:rPr>
          <w:color w:val="auto"/>
        </w:rPr>
      </w:pPr>
      <w:r>
        <w:t xml:space="preserve">Data-Only Blueprint е Blueprint клас, който съдържа само код, променливи и компоненти, наследени от своя родител. Този тип Blueprint позволява модифициране на наследени свойства, но не могат да се добавят нови елементи. По същество, те са заместители на архетипи и се използват, за да дадат възможност на дизайнерите да настройват свойства или да създават варианти на обекти. </w:t>
      </w:r>
    </w:p>
    <w:p w14:paraId="1644CACE" w14:textId="77777777" w:rsidR="00775D8B" w:rsidRDefault="00775D8B" w:rsidP="00775D8B">
      <w:pPr>
        <w:ind w:firstLine="698"/>
      </w:pPr>
      <w:r>
        <w:lastRenderedPageBreak/>
        <w:t>Data-Only Blueprints се редактират чрез компактен редактор на свойства, но могат лесно да бъдат преобразувани в Blueprints, като просто се добавят код, променливи или компоненти чрез Blueprint Editor.</w:t>
      </w:r>
    </w:p>
    <w:p w14:paraId="79D6AC4D" w14:textId="448A12B8" w:rsidR="000849C1" w:rsidRDefault="00AF15AF">
      <w:pPr>
        <w:pStyle w:val="Heading4"/>
        <w:rPr>
          <w:ins w:id="184" w:author="Admin" w:date="2025-06-09T15:29:00Z"/>
          <w:sz w:val="27"/>
        </w:rPr>
        <w:pPrChange w:id="185" w:author="Admin" w:date="2025-06-09T15:29:00Z">
          <w:pPr>
            <w:pStyle w:val="Heading3"/>
            <w:shd w:val="clear" w:color="auto" w:fill="101014"/>
          </w:pPr>
        </w:pPrChange>
      </w:pPr>
      <w:r>
        <w:rPr>
          <w:lang w:val="en-US"/>
        </w:rPr>
        <w:t xml:space="preserve">3.1.2.3 </w:t>
      </w:r>
      <w:ins w:id="186" w:author="Admin" w:date="2025-06-09T15:29:00Z">
        <w:r w:rsidR="000849C1">
          <w:t>Blueprint Interface</w:t>
        </w:r>
      </w:ins>
    </w:p>
    <w:p w14:paraId="1B705B46" w14:textId="77777777" w:rsidR="00775D8B" w:rsidRDefault="00775D8B" w:rsidP="00775D8B">
      <w:pPr>
        <w:ind w:firstLine="698"/>
        <w:rPr>
          <w:color w:val="auto"/>
        </w:rPr>
      </w:pPr>
      <w:r>
        <w:t xml:space="preserve">Blueprint Interface е колекция от една или повече функции (само с имена, без реализация), които могат да бъдат добавени към Blueprint-и, които ги наследяват. Всеки Blueprint, към който е добавен интерфейсът, гарантирано съдържа тези функции. Функциите могат да получат различна реализация във всеки Blueprint, който ги е наследил. Това е аналогично на интерфейсите в обектно-ориентираното програмиране – общ начин различни обекти да комуникират чрез еднакъв интерфейс. </w:t>
      </w:r>
    </w:p>
    <w:p w14:paraId="406A4D51" w14:textId="2BC30C76" w:rsidR="00775D8B" w:rsidRDefault="00775D8B" w:rsidP="00775D8B">
      <w:pPr>
        <w:ind w:firstLine="557"/>
      </w:pPr>
      <w:r>
        <w:t>Blueprint Interface може да бъде създаден подобно на други Blueprint-и, но има някои ограничения:</w:t>
      </w:r>
    </w:p>
    <w:p w14:paraId="174A9737" w14:textId="17CC8A6C" w:rsidR="00F63B7D" w:rsidRDefault="00F63B7D" w:rsidP="00F63B7D">
      <w:pPr>
        <w:pStyle w:val="NormalWeb"/>
        <w:numPr>
          <w:ilvl w:val="0"/>
          <w:numId w:val="9"/>
        </w:numPr>
      </w:pPr>
      <w:r>
        <w:t xml:space="preserve">Не могат да бъдат добавени нови променливи </w:t>
      </w:r>
    </w:p>
    <w:p w14:paraId="2397C9E9" w14:textId="1CE7169F" w:rsidR="00F63B7D" w:rsidRDefault="00F63B7D" w:rsidP="00F63B7D">
      <w:pPr>
        <w:pStyle w:val="NormalWeb"/>
        <w:numPr>
          <w:ilvl w:val="0"/>
          <w:numId w:val="9"/>
        </w:numPr>
      </w:pPr>
      <w:r>
        <w:t xml:space="preserve">Не могат да бъдат редактирани графи </w:t>
      </w:r>
    </w:p>
    <w:p w14:paraId="1129BA93" w14:textId="685B8CE1" w:rsidR="00F63B7D" w:rsidRDefault="00F63B7D" w:rsidP="00F63B7D">
      <w:pPr>
        <w:pStyle w:val="NormalWeb"/>
        <w:numPr>
          <w:ilvl w:val="0"/>
          <w:numId w:val="9"/>
        </w:numPr>
      </w:pPr>
      <w:r>
        <w:t>Не могат да бъдат добавени компоненти</w:t>
      </w:r>
    </w:p>
    <w:p w14:paraId="4E766164" w14:textId="159132E0" w:rsidR="00890311" w:rsidRPr="00FB5856" w:rsidRDefault="00AF15AF" w:rsidP="00890311">
      <w:pPr>
        <w:pStyle w:val="Heading3"/>
        <w:rPr>
          <w:ins w:id="187" w:author="Admin" w:date="2025-06-09T15:42:00Z"/>
        </w:rPr>
      </w:pPr>
      <w:bookmarkStart w:id="188" w:name="_Toc201085683"/>
      <w:r>
        <w:rPr>
          <w:lang w:val="en-US"/>
        </w:rPr>
        <w:t xml:space="preserve">3.1.3 </w:t>
      </w:r>
      <w:ins w:id="189" w:author="Admin" w:date="2025-06-09T15:41:00Z">
        <w:r w:rsidR="00890311">
          <w:t xml:space="preserve">Нива в </w:t>
        </w:r>
      </w:ins>
      <w:ins w:id="190" w:author="Admin" w:date="2025-06-09T15:42:00Z">
        <w:r w:rsidR="00890311">
          <w:rPr>
            <w:lang w:val="en-US"/>
          </w:rPr>
          <w:t>Unreal Engine</w:t>
        </w:r>
      </w:ins>
      <w:r w:rsidR="00FB5856">
        <w:t xml:space="preserve"> 4</w:t>
      </w:r>
      <w:bookmarkEnd w:id="188"/>
    </w:p>
    <w:p w14:paraId="14FC13A8" w14:textId="6161D569" w:rsidR="00775D8B" w:rsidRDefault="00775D8B" w:rsidP="00775D8B">
      <w:pPr>
        <w:ind w:firstLine="698"/>
        <w:rPr>
          <w:color w:val="auto"/>
        </w:rPr>
      </w:pPr>
      <w:r>
        <w:t>Нивото</w:t>
      </w:r>
      <w:r w:rsidR="00E621F9">
        <w:rPr>
          <w:lang w:val="en-US"/>
        </w:rPr>
        <w:t xml:space="preserve"> [4]</w:t>
      </w:r>
      <w:r>
        <w:t xml:space="preserve"> е цялото или част от „света“ на играта. Нивата съдържат всичко, което играчът може да види, с което може да взаимодейства, като среди, обекти, други герои и т.н. Във видеоигрите е обичайно да има множество нива с ясно разграничени преходи между тях. Например, след като победите последния бос в дадено ниво, преминавате към следващото ниво. За други типове интерактивни преживявания, създадени с Unreal Engine 4, можете да използвате различни нива</w:t>
      </w:r>
      <w:r w:rsidR="00DD40CA">
        <w:t xml:space="preserve"> (</w:t>
      </w:r>
      <w:r w:rsidR="00DD40CA">
        <w:fldChar w:fldCharType="begin"/>
      </w:r>
      <w:r w:rsidR="00DD40CA">
        <w:instrText xml:space="preserve"> REF _Ref201085173 \h </w:instrText>
      </w:r>
      <w:r w:rsidR="00DD40CA">
        <w:fldChar w:fldCharType="separate"/>
      </w:r>
      <w:ins w:id="191" w:author="Admin" w:date="2025-06-09T15:52:00Z">
        <w:r w:rsidR="00910784">
          <w:t xml:space="preserve">Фигура </w:t>
        </w:r>
      </w:ins>
      <w:r w:rsidR="00910784">
        <w:rPr>
          <w:noProof/>
        </w:rPr>
        <w:t>10</w:t>
      </w:r>
      <w:r w:rsidR="00DD40CA">
        <w:fldChar w:fldCharType="end"/>
      </w:r>
      <w:r w:rsidR="00DD40CA">
        <w:t>)</w:t>
      </w:r>
      <w:r>
        <w:t xml:space="preserve">, за да преминавате между различни видове среди или демонстрации. </w:t>
      </w:r>
    </w:p>
    <w:p w14:paraId="258AD658" w14:textId="77777777" w:rsidR="00775D8B" w:rsidRDefault="00775D8B" w:rsidP="00775D8B">
      <w:pPr>
        <w:ind w:firstLine="698"/>
      </w:pPr>
      <w:r>
        <w:t xml:space="preserve">Unreal Engine 4 запазва всяко ниво като отделен .umap файл, поради което нивата понякога се наричат „картички“. </w:t>
      </w:r>
    </w:p>
    <w:p w14:paraId="5A4DBE4A" w14:textId="77777777" w:rsidR="00775D8B" w:rsidRDefault="00775D8B" w:rsidP="00775D8B">
      <w:pPr>
        <w:ind w:firstLine="557"/>
      </w:pPr>
      <w:r>
        <w:t xml:space="preserve">Едно ниво обикновено съдържа </w:t>
      </w:r>
      <w:r>
        <w:rPr>
          <w:rStyle w:val="underline"/>
        </w:rPr>
        <w:t>тези</w:t>
      </w:r>
      <w:r>
        <w:t xml:space="preserve"> елементи:</w:t>
      </w:r>
    </w:p>
    <w:p w14:paraId="18963BC2" w14:textId="219F1AC5" w:rsidR="006E48F7" w:rsidRDefault="006E48F7" w:rsidP="006E48F7">
      <w:pPr>
        <w:pStyle w:val="ListParagraph"/>
        <w:numPr>
          <w:ilvl w:val="0"/>
          <w:numId w:val="9"/>
        </w:numPr>
      </w:pPr>
      <w:r>
        <w:t xml:space="preserve">.umap файлът – самото ниво. Контейнерът, който съдържа всичко останало. </w:t>
      </w:r>
    </w:p>
    <w:p w14:paraId="567F3E3E" w14:textId="719ADFB6" w:rsidR="006E48F7" w:rsidRDefault="006E48F7" w:rsidP="006E48F7">
      <w:pPr>
        <w:pStyle w:val="ListParagraph"/>
        <w:numPr>
          <w:ilvl w:val="0"/>
          <w:numId w:val="9"/>
        </w:numPr>
      </w:pPr>
      <w:r>
        <w:lastRenderedPageBreak/>
        <w:t xml:space="preserve">Среда, изградена от Static Mesh актьори, включва дървета, скали, стени и други елементи на околната среда. Някои среди използват и други типове актьори, като актьори Landscape или Water. </w:t>
      </w:r>
    </w:p>
    <w:p w14:paraId="6A83B646" w14:textId="09C6BF82" w:rsidR="006E48F7" w:rsidRDefault="006E48F7" w:rsidP="006E48F7">
      <w:pPr>
        <w:pStyle w:val="ListParagraph"/>
        <w:numPr>
          <w:ilvl w:val="0"/>
          <w:numId w:val="9"/>
        </w:numPr>
      </w:pPr>
      <w:r>
        <w:t xml:space="preserve">Играчът е представен чрез Skeletal Mesh актьор. </w:t>
      </w:r>
    </w:p>
    <w:p w14:paraId="59F48EE5" w14:textId="60ED2283" w:rsidR="006E48F7" w:rsidRDefault="006E48F7" w:rsidP="006E48F7">
      <w:pPr>
        <w:pStyle w:val="ListParagraph"/>
        <w:numPr>
          <w:ilvl w:val="0"/>
          <w:numId w:val="9"/>
        </w:numPr>
      </w:pPr>
      <w:r>
        <w:t xml:space="preserve">Един или повече източника на светлина от различни типове. </w:t>
      </w:r>
    </w:p>
    <w:p w14:paraId="161ABD83" w14:textId="1B6C8B20" w:rsidR="006E48F7" w:rsidRDefault="006E48F7" w:rsidP="006E48F7">
      <w:pPr>
        <w:pStyle w:val="ListParagraph"/>
        <w:numPr>
          <w:ilvl w:val="0"/>
          <w:numId w:val="9"/>
        </w:numPr>
      </w:pPr>
      <w:r>
        <w:t xml:space="preserve">Фонови и звукови ефекти (например, звуци от стъпки). </w:t>
      </w:r>
    </w:p>
    <w:p w14:paraId="1AE507A9" w14:textId="77777777" w:rsidR="006E48F7" w:rsidRDefault="006E48F7" w:rsidP="006E48F7">
      <w:pPr>
        <w:ind w:firstLine="350"/>
      </w:pPr>
      <w:r>
        <w:t>По-сложни нива могат да съдържат допълнителни функции, като частици, визуална постобработка, стрийминг на нива и други.</w:t>
      </w:r>
    </w:p>
    <w:p w14:paraId="44AACA65" w14:textId="77777777" w:rsidR="00146759" w:rsidRDefault="00146759" w:rsidP="005D478F">
      <w:pPr>
        <w:pStyle w:val="Caption"/>
        <w:rPr>
          <w:ins w:id="192" w:author="Admin" w:date="2025-06-09T15:52:00Z"/>
        </w:rPr>
      </w:pPr>
      <w:ins w:id="193" w:author="Admin" w:date="2025-06-09T15:51:00Z">
        <w:r>
          <w:rPr>
            <w:noProof/>
            <w:lang w:val="en-US" w:eastAsia="en-US"/>
          </w:rPr>
          <w:drawing>
            <wp:inline distT="0" distB="0" distL="0" distR="0" wp14:anchorId="5EF2BE64" wp14:editId="3DA6E27D">
              <wp:extent cx="5711335" cy="1871932"/>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84629" cy="1895955"/>
                      </a:xfrm>
                      <a:prstGeom prst="rect">
                        <a:avLst/>
                      </a:prstGeom>
                      <a:noFill/>
                    </pic:spPr>
                  </pic:pic>
                </a:graphicData>
              </a:graphic>
            </wp:inline>
          </w:drawing>
        </w:r>
      </w:ins>
    </w:p>
    <w:p w14:paraId="1AD62D8F" w14:textId="2537417C" w:rsidR="00146759" w:rsidRPr="00890311" w:rsidRDefault="00146759" w:rsidP="004A11D0">
      <w:pPr>
        <w:pStyle w:val="Caption"/>
        <w:rPr>
          <w:ins w:id="194" w:author="Admin" w:date="2025-06-09T14:42:00Z"/>
          <w:rPrChange w:id="195" w:author="Admin" w:date="2025-06-09T15:45:00Z">
            <w:rPr>
              <w:ins w:id="196" w:author="Admin" w:date="2025-06-09T14:42:00Z"/>
              <w:lang w:val="en-US"/>
            </w:rPr>
          </w:rPrChange>
        </w:rPr>
      </w:pPr>
      <w:bookmarkStart w:id="197" w:name="_Ref201085173"/>
      <w:bookmarkStart w:id="198" w:name="_Toc200967391"/>
      <w:bookmarkStart w:id="199" w:name="_Toc201085385"/>
      <w:ins w:id="200" w:author="Admin" w:date="2025-06-09T15:52:00Z">
        <w:r>
          <w:t xml:space="preserve">Фигура </w:t>
        </w:r>
        <w:r>
          <w:fldChar w:fldCharType="begin"/>
        </w:r>
        <w:r>
          <w:instrText xml:space="preserve"> SEQ Фигура \* ARABIC </w:instrText>
        </w:r>
      </w:ins>
      <w:r>
        <w:fldChar w:fldCharType="separate"/>
      </w:r>
      <w:r w:rsidR="00910784">
        <w:rPr>
          <w:noProof/>
        </w:rPr>
        <w:t>10</w:t>
      </w:r>
      <w:ins w:id="201" w:author="Admin" w:date="2025-06-09T15:52:00Z">
        <w:r>
          <w:fldChar w:fldCharType="end"/>
        </w:r>
      </w:ins>
      <w:bookmarkEnd w:id="197"/>
      <w:r w:rsidR="00F47B2F">
        <w:rPr>
          <w:lang w:val="en-US"/>
        </w:rPr>
        <w:t>:</w:t>
      </w:r>
      <w:ins w:id="202" w:author="Admin" w:date="2025-06-09T15:52:00Z">
        <w:r>
          <w:t xml:space="preserve"> </w:t>
        </w:r>
        <w:r w:rsidRPr="00037D8B">
          <w:t>Мениджър на съдържание</w:t>
        </w:r>
        <w:r>
          <w:rPr>
            <w:lang w:val="en-US"/>
          </w:rPr>
          <w:t xml:space="preserve"> </w:t>
        </w:r>
        <w:r>
          <w:t>с две добавени нива</w:t>
        </w:r>
      </w:ins>
      <w:bookmarkEnd w:id="198"/>
      <w:bookmarkEnd w:id="199"/>
    </w:p>
    <w:p w14:paraId="7034942D" w14:textId="07941D39" w:rsidR="00DD738A" w:rsidDel="00DD738A" w:rsidRDefault="00AF15AF">
      <w:pPr>
        <w:pStyle w:val="Heading2"/>
        <w:rPr>
          <w:del w:id="203" w:author="Admin" w:date="2025-06-09T14:49:00Z"/>
          <w:lang w:val="en-US"/>
        </w:rPr>
      </w:pPr>
      <w:bookmarkStart w:id="204" w:name="_Toc201085684"/>
      <w:r>
        <w:rPr>
          <w:lang w:val="en-US"/>
        </w:rPr>
        <w:t xml:space="preserve">3.2 </w:t>
      </w:r>
      <w:ins w:id="205" w:author="Admin" w:date="2025-06-09T14:43:00Z">
        <w:r w:rsidR="00DD738A">
          <w:t>Софт</w:t>
        </w:r>
      </w:ins>
      <w:ins w:id="206" w:author="Stefan Stavrev" w:date="2025-06-10T21:19:00Z">
        <w:r w:rsidR="00EA2FD7">
          <w:t>у</w:t>
        </w:r>
      </w:ins>
      <w:ins w:id="207" w:author="Admin" w:date="2025-06-09T14:43:00Z">
        <w:del w:id="208" w:author="Stefan Stavrev" w:date="2025-06-10T21:19:00Z">
          <w:r w:rsidR="00DD738A" w:rsidDel="00EA2FD7">
            <w:delText>ъ</w:delText>
          </w:r>
        </w:del>
        <w:r w:rsidR="00DD738A">
          <w:t xml:space="preserve">ерната добавка </w:t>
        </w:r>
      </w:ins>
      <w:ins w:id="209" w:author="Admin" w:date="2025-06-09T14:42:00Z">
        <w:r w:rsidR="00DD738A">
          <w:rPr>
            <w:lang w:val="en-US"/>
          </w:rPr>
          <w:t xml:space="preserve">Cesium for </w:t>
        </w:r>
      </w:ins>
      <w:ins w:id="210" w:author="Admin" w:date="2025-06-09T14:43:00Z">
        <w:r w:rsidR="00DD738A">
          <w:rPr>
            <w:lang w:val="en-US"/>
          </w:rPr>
          <w:t>Unreal</w:t>
        </w:r>
      </w:ins>
      <w:bookmarkEnd w:id="204"/>
    </w:p>
    <w:p w14:paraId="44F5BCF6" w14:textId="225EFEB6" w:rsidR="00DD738A" w:rsidRDefault="00DD738A">
      <w:pPr>
        <w:pStyle w:val="Heading2"/>
        <w:rPr>
          <w:ins w:id="211" w:author="Admin" w:date="2025-06-09T14:49:00Z"/>
          <w:lang w:val="en-US"/>
        </w:rPr>
        <w:pPrChange w:id="212" w:author="Admin" w:date="2025-06-09T14:49:00Z">
          <w:pPr/>
        </w:pPrChange>
      </w:pPr>
    </w:p>
    <w:p w14:paraId="7AC1EDCD" w14:textId="77777777" w:rsidR="00775D8B" w:rsidRDefault="0025037C" w:rsidP="00775D8B">
      <w:pPr>
        <w:rPr>
          <w:color w:val="auto"/>
        </w:rPr>
      </w:pPr>
      <w:r>
        <w:rPr>
          <w:lang w:val="en-US"/>
        </w:rPr>
        <w:tab/>
      </w:r>
      <w:r>
        <w:rPr>
          <w:lang w:val="en-US"/>
        </w:rPr>
        <w:tab/>
      </w:r>
      <w:r w:rsidR="00775D8B">
        <w:rPr>
          <w:rStyle w:val="underline"/>
        </w:rPr>
        <w:t>Следващата част от настоящата дипломна работа ще запознае читателя със софтуерната добавка за създаване на терен Cesium for Unreal.</w:t>
      </w:r>
      <w:r w:rsidR="00775D8B">
        <w:t xml:space="preserve"> Ще бъде разгледано как се генерира терен и как се трансформират реални координати, за да стане възможно позиционирането на обекти в игровия енджин. Ще разгледаме и някои от опциите за осветяване, които симулират реалната дневна светлина според зададени локация, дата и час.</w:t>
      </w:r>
    </w:p>
    <w:p w14:paraId="192F7C90" w14:textId="43EAECF0" w:rsidR="00B82E74" w:rsidRDefault="00AF15AF" w:rsidP="0034449C">
      <w:pPr>
        <w:pStyle w:val="Heading3"/>
      </w:pPr>
      <w:bookmarkStart w:id="213" w:name="_Toc201085685"/>
      <w:r>
        <w:rPr>
          <w:lang w:val="en-US"/>
        </w:rPr>
        <w:t xml:space="preserve">3.2.1 </w:t>
      </w:r>
      <w:r w:rsidR="00B82E74">
        <w:t xml:space="preserve">Обща </w:t>
      </w:r>
      <w:ins w:id="214" w:author="Admin" w:date="2025-06-09T14:54:00Z">
        <w:r w:rsidR="00B82E74">
          <w:t>характеристика</w:t>
        </w:r>
      </w:ins>
      <w:bookmarkEnd w:id="213"/>
    </w:p>
    <w:p w14:paraId="003DDCE0" w14:textId="771FFE17" w:rsidR="00775D8B" w:rsidRDefault="00775D8B" w:rsidP="00775D8B">
      <w:pPr>
        <w:ind w:firstLine="698"/>
        <w:rPr>
          <w:color w:val="auto"/>
        </w:rPr>
      </w:pPr>
      <w:r>
        <w:t>Cesium for Unreal</w:t>
      </w:r>
      <w:r w:rsidR="003B0451">
        <w:rPr>
          <w:lang w:val="en-US"/>
        </w:rPr>
        <w:t xml:space="preserve"> [9]</w:t>
      </w:r>
      <w:r>
        <w:t xml:space="preserve"> съчетава 3D геопространствените възможности на Cesium с мощния енджин на Unreal Engine, позволявайки създаването на детайлни терени и 3D среди само с няколко кликвания. Това е безплатна софтуерна добавка за визуализация с отворен код, който предоставя пълномащабен и високоточен глобус по системата WGS84 (глобален стандарт за геодезически координати и триизмерна координатна система, използвана за определяне на местоположения на Земята.), вграден в Unreal </w:t>
      </w:r>
      <w:r>
        <w:lastRenderedPageBreak/>
        <w:t>Engine. Софтуерната добавка осигурява визуализация в реално време на мащабна фотограметрия с висока разделителна способност и 3D съдържание във формат "3D Tiles"</w:t>
      </w:r>
      <w:r w:rsidR="00DD40CA">
        <w:t xml:space="preserve"> (</w:t>
      </w:r>
      <w:r w:rsidR="00DD40CA">
        <w:fldChar w:fldCharType="begin"/>
      </w:r>
      <w:r w:rsidR="00DD40CA">
        <w:instrText xml:space="preserve"> REF _Ref201085119 \h </w:instrText>
      </w:r>
      <w:r w:rsidR="00DD40CA">
        <w:fldChar w:fldCharType="separate"/>
      </w:r>
      <w:r w:rsidR="00910784">
        <w:t xml:space="preserve">Фигура </w:t>
      </w:r>
      <w:r w:rsidR="00910784">
        <w:rPr>
          <w:noProof/>
        </w:rPr>
        <w:t>11</w:t>
      </w:r>
      <w:r w:rsidR="00DD40CA">
        <w:fldChar w:fldCharType="end"/>
      </w:r>
      <w:r w:rsidR="00DD40CA">
        <w:t>)</w:t>
      </w:r>
      <w:r>
        <w:t>. Интеграцията ѝ в Unreal Engine Editor е на много високо ниво, което означава, че разработчиците ще могат лесно и интуитивно да създават впечатляващи изживявания.</w:t>
      </w:r>
    </w:p>
    <w:p w14:paraId="0AD937F4" w14:textId="77777777" w:rsidR="00652826" w:rsidRDefault="00652826" w:rsidP="005D478F">
      <w:pPr>
        <w:pStyle w:val="Caption"/>
      </w:pPr>
      <w:r>
        <w:rPr>
          <w:noProof/>
          <w:lang w:val="en-US" w:eastAsia="en-US"/>
        </w:rPr>
        <w:drawing>
          <wp:inline distT="0" distB="0" distL="0" distR="0" wp14:anchorId="3B08B2B2" wp14:editId="5FEFBFE7">
            <wp:extent cx="5569663" cy="41751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9401" cy="4189981"/>
                    </a:xfrm>
                    <a:prstGeom prst="rect">
                      <a:avLst/>
                    </a:prstGeom>
                    <a:noFill/>
                  </pic:spPr>
                </pic:pic>
              </a:graphicData>
            </a:graphic>
          </wp:inline>
        </w:drawing>
      </w:r>
    </w:p>
    <w:p w14:paraId="07CD76CC" w14:textId="0932B3D4" w:rsidR="00652826" w:rsidRPr="00652826" w:rsidRDefault="00652826" w:rsidP="005D478F">
      <w:pPr>
        <w:pStyle w:val="Caption"/>
      </w:pPr>
      <w:bookmarkStart w:id="215" w:name="_Ref201085119"/>
      <w:bookmarkStart w:id="216" w:name="_Toc200967392"/>
      <w:bookmarkStart w:id="217" w:name="_Toc201085386"/>
      <w:r>
        <w:t xml:space="preserve">Фигура </w:t>
      </w:r>
      <w:r w:rsidR="00645141">
        <w:fldChar w:fldCharType="begin"/>
      </w:r>
      <w:r w:rsidR="00645141">
        <w:instrText xml:space="preserve"> SEQ Фигура \* ARABIC </w:instrText>
      </w:r>
      <w:r w:rsidR="00645141">
        <w:fldChar w:fldCharType="separate"/>
      </w:r>
      <w:r w:rsidR="00910784">
        <w:rPr>
          <w:noProof/>
        </w:rPr>
        <w:t>11</w:t>
      </w:r>
      <w:r w:rsidR="00645141">
        <w:rPr>
          <w:noProof/>
        </w:rPr>
        <w:fldChar w:fldCharType="end"/>
      </w:r>
      <w:bookmarkEnd w:id="215"/>
      <w:r w:rsidR="00F47B2F">
        <w:rPr>
          <w:noProof/>
          <w:lang w:val="en-US"/>
        </w:rPr>
        <w:t>:</w:t>
      </w:r>
      <w:r>
        <w:t xml:space="preserve"> Генериран терен </w:t>
      </w:r>
      <w:r w:rsidRPr="00604DF5">
        <w:t>с реални мащаби и 3D съдържание с</w:t>
      </w:r>
      <w:r>
        <w:t xml:space="preserve"> помощ</w:t>
      </w:r>
      <w:r w:rsidR="00E87246">
        <w:t>т</w:t>
      </w:r>
      <w:r>
        <w:t>а на</w:t>
      </w:r>
      <w:r w:rsidRPr="00604DF5">
        <w:t xml:space="preserve"> Cesium for Unreal</w:t>
      </w:r>
      <w:bookmarkEnd w:id="216"/>
      <w:bookmarkEnd w:id="217"/>
    </w:p>
    <w:p w14:paraId="45F5208B" w14:textId="24827758" w:rsidR="00652826" w:rsidRPr="00652826" w:rsidRDefault="00652826" w:rsidP="00652826"/>
    <w:p w14:paraId="5480A678" w14:textId="0196A218" w:rsidR="00652826" w:rsidRPr="00652826" w:rsidRDefault="00AF15AF" w:rsidP="0034449C">
      <w:pPr>
        <w:pStyle w:val="Heading3"/>
      </w:pPr>
      <w:bookmarkStart w:id="218" w:name="_Toc201085686"/>
      <w:r>
        <w:rPr>
          <w:lang w:val="en-US"/>
        </w:rPr>
        <w:t xml:space="preserve">3.2.2 </w:t>
      </w:r>
      <w:r w:rsidR="00652826">
        <w:t>Генериране на терен</w:t>
      </w:r>
      <w:bookmarkEnd w:id="218"/>
    </w:p>
    <w:p w14:paraId="11077BCD" w14:textId="1551E5DE" w:rsidR="00775D8B" w:rsidRDefault="00775D8B" w:rsidP="00775D8B">
      <w:pPr>
        <w:ind w:firstLine="698"/>
        <w:rPr>
          <w:color w:val="auto"/>
        </w:rPr>
      </w:pPr>
      <w:r>
        <w:t>За да се използват функционалностите на софтуерната добавка, първо трябва да се активира от панела с всички софтуерни добавки. След това проектът трябва да се свърже с Cesium ion. От там ще се използват данните, необходими за генериране на терен. За целта е необходимо да се направи профил в Cesium ion и да се използва генерираният ключ в проекта</w:t>
      </w:r>
      <w:r w:rsidR="00DD40CA">
        <w:t xml:space="preserve"> (</w:t>
      </w:r>
      <w:r w:rsidR="00DD40CA">
        <w:fldChar w:fldCharType="begin"/>
      </w:r>
      <w:r w:rsidR="00DD40CA">
        <w:instrText xml:space="preserve"> REF _Ref201085091 \h </w:instrText>
      </w:r>
      <w:r w:rsidR="00DD40CA">
        <w:fldChar w:fldCharType="separate"/>
      </w:r>
      <w:r w:rsidR="00910784">
        <w:t xml:space="preserve">Фигура </w:t>
      </w:r>
      <w:r w:rsidR="00910784">
        <w:rPr>
          <w:noProof/>
        </w:rPr>
        <w:t>12</w:t>
      </w:r>
      <w:r w:rsidR="00DD40CA">
        <w:fldChar w:fldCharType="end"/>
      </w:r>
      <w:r w:rsidR="00DD40CA">
        <w:t>)</w:t>
      </w:r>
      <w:r>
        <w:t>.</w:t>
      </w:r>
    </w:p>
    <w:p w14:paraId="25AE6F50" w14:textId="77777777" w:rsidR="00240B4E" w:rsidRDefault="00240B4E" w:rsidP="005D478F">
      <w:pPr>
        <w:pStyle w:val="Quote"/>
      </w:pPr>
      <w:r>
        <w:rPr>
          <w:noProof/>
          <w:lang w:val="en-US" w:eastAsia="en-US"/>
        </w:rPr>
        <w:lastRenderedPageBreak/>
        <w:drawing>
          <wp:inline distT="0" distB="0" distL="0" distR="0" wp14:anchorId="3D085165" wp14:editId="2E14B6BD">
            <wp:extent cx="5029200" cy="3295650"/>
            <wp:effectExtent l="0" t="0" r="0" b="0"/>
            <wp:docPr id="23" name="Picture 23" descr="A screenshot showing the button on the Cesium panel to open the Toke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showing the button on the Cesium panel to open the Token pane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29200" cy="3295650"/>
                    </a:xfrm>
                    <a:prstGeom prst="rect">
                      <a:avLst/>
                    </a:prstGeom>
                    <a:noFill/>
                    <a:ln>
                      <a:noFill/>
                    </a:ln>
                  </pic:spPr>
                </pic:pic>
              </a:graphicData>
            </a:graphic>
          </wp:inline>
        </w:drawing>
      </w:r>
    </w:p>
    <w:p w14:paraId="2EA4DD71" w14:textId="21BE3440" w:rsidR="00B82E74" w:rsidRPr="00240B4E" w:rsidRDefault="00240B4E" w:rsidP="00240B4E">
      <w:pPr>
        <w:pStyle w:val="Caption"/>
      </w:pPr>
      <w:bookmarkStart w:id="219" w:name="_Ref201085091"/>
      <w:bookmarkStart w:id="220" w:name="_Toc200967393"/>
      <w:bookmarkStart w:id="221" w:name="_Toc201085387"/>
      <w:r>
        <w:t xml:space="preserve">Фигура </w:t>
      </w:r>
      <w:r w:rsidR="00A019A4">
        <w:fldChar w:fldCharType="begin"/>
      </w:r>
      <w:r w:rsidR="00A019A4">
        <w:instrText xml:space="preserve"> SEQ Фигура \* ARABIC </w:instrText>
      </w:r>
      <w:r w:rsidR="00A019A4">
        <w:fldChar w:fldCharType="separate"/>
      </w:r>
      <w:r w:rsidR="00910784">
        <w:rPr>
          <w:noProof/>
        </w:rPr>
        <w:t>12</w:t>
      </w:r>
      <w:r w:rsidR="00A019A4">
        <w:rPr>
          <w:noProof/>
        </w:rPr>
        <w:fldChar w:fldCharType="end"/>
      </w:r>
      <w:bookmarkEnd w:id="219"/>
      <w:r w:rsidR="00F47B2F">
        <w:rPr>
          <w:noProof/>
          <w:lang w:val="en-US"/>
        </w:rPr>
        <w:t>:</w:t>
      </w:r>
      <w:r>
        <w:t xml:space="preserve"> Панелът за въвеждане на ключ за </w:t>
      </w:r>
      <w:r>
        <w:rPr>
          <w:lang w:val="en-US"/>
        </w:rPr>
        <w:t>Cesium ion</w:t>
      </w:r>
      <w:bookmarkEnd w:id="220"/>
      <w:bookmarkEnd w:id="221"/>
    </w:p>
    <w:p w14:paraId="619040D2" w14:textId="52423782" w:rsidR="00775D8B" w:rsidRDefault="00346FD9" w:rsidP="00775D8B">
      <w:pPr>
        <w:rPr>
          <w:color w:val="auto"/>
        </w:rPr>
      </w:pPr>
      <w:r>
        <w:tab/>
      </w:r>
      <w:r w:rsidR="00240B4E">
        <w:tab/>
      </w:r>
      <w:r w:rsidR="00775D8B">
        <w:t>След като е въведен ключа, може да се генерира терен. За целта, от менюто на Cesium</w:t>
      </w:r>
      <w:r w:rsidR="00DD40CA">
        <w:t xml:space="preserve"> (</w:t>
      </w:r>
      <w:r w:rsidR="00DD40CA">
        <w:fldChar w:fldCharType="begin"/>
      </w:r>
      <w:r w:rsidR="00DD40CA">
        <w:instrText xml:space="preserve"> REF _Ref201085073 \h </w:instrText>
      </w:r>
      <w:r w:rsidR="00DD40CA">
        <w:fldChar w:fldCharType="separate"/>
      </w:r>
      <w:r w:rsidR="00910784">
        <w:t xml:space="preserve">Фигура </w:t>
      </w:r>
      <w:r w:rsidR="00910784">
        <w:rPr>
          <w:noProof/>
        </w:rPr>
        <w:t>13</w:t>
      </w:r>
      <w:r w:rsidR="00DD40CA">
        <w:fldChar w:fldCharType="end"/>
      </w:r>
      <w:r w:rsidR="00DD40CA">
        <w:t>)</w:t>
      </w:r>
      <w:r w:rsidR="00775D8B">
        <w:t xml:space="preserve"> изберете опцията, която е най-подходяща за проекта и се натиска плюсът до нея.</w:t>
      </w:r>
    </w:p>
    <w:p w14:paraId="28584ACD" w14:textId="6F59C2BA" w:rsidR="00346FD9" w:rsidRDefault="00346FD9" w:rsidP="00775D8B">
      <w:pPr>
        <w:pStyle w:val="Caption"/>
      </w:pPr>
      <w:r w:rsidRPr="005D478F">
        <w:rPr>
          <w:noProof/>
          <w:lang w:val="en-US" w:eastAsia="en-US"/>
        </w:rPr>
        <w:drawing>
          <wp:inline distT="0" distB="0" distL="0" distR="0" wp14:anchorId="697FAF4C" wp14:editId="6274E6DA">
            <wp:extent cx="3495675" cy="2776747"/>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a:extLst>
                        <a:ext uri="{28A0092B-C50C-407E-A947-70E740481C1C}">
                          <a14:useLocalDpi xmlns:a14="http://schemas.microsoft.com/office/drawing/2010/main" val="0"/>
                        </a:ext>
                      </a:extLst>
                    </a:blip>
                    <a:srcRect l="19923" r="20941"/>
                    <a:stretch/>
                  </pic:blipFill>
                  <pic:spPr bwMode="auto">
                    <a:xfrm>
                      <a:off x="0" y="0"/>
                      <a:ext cx="3533679" cy="2806935"/>
                    </a:xfrm>
                    <a:prstGeom prst="rect">
                      <a:avLst/>
                    </a:prstGeom>
                    <a:noFill/>
                    <a:ln>
                      <a:noFill/>
                    </a:ln>
                    <a:extLst>
                      <a:ext uri="{53640926-AAD7-44D8-BBD7-CCE9431645EC}">
                        <a14:shadowObscured xmlns:a14="http://schemas.microsoft.com/office/drawing/2010/main"/>
                      </a:ext>
                    </a:extLst>
                  </pic:spPr>
                </pic:pic>
              </a:graphicData>
            </a:graphic>
          </wp:inline>
        </w:drawing>
      </w:r>
    </w:p>
    <w:p w14:paraId="0AD13149" w14:textId="6BB3581C" w:rsidR="00346FD9" w:rsidRDefault="00346FD9" w:rsidP="00A33482">
      <w:pPr>
        <w:pStyle w:val="Caption"/>
        <w:ind w:left="2842" w:firstLine="698"/>
        <w:jc w:val="both"/>
      </w:pPr>
      <w:bookmarkStart w:id="222" w:name="_Ref201085073"/>
      <w:bookmarkStart w:id="223" w:name="_Toc200967394"/>
      <w:bookmarkStart w:id="224" w:name="_Toc201085388"/>
      <w:r>
        <w:t xml:space="preserve">Фигура </w:t>
      </w:r>
      <w:r w:rsidR="00645141">
        <w:fldChar w:fldCharType="begin"/>
      </w:r>
      <w:r w:rsidR="00645141">
        <w:instrText xml:space="preserve"> SEQ Фигура \* ARABIC </w:instrText>
      </w:r>
      <w:r w:rsidR="00645141">
        <w:fldChar w:fldCharType="separate"/>
      </w:r>
      <w:r w:rsidR="00910784">
        <w:rPr>
          <w:noProof/>
        </w:rPr>
        <w:t>13</w:t>
      </w:r>
      <w:r w:rsidR="00645141">
        <w:rPr>
          <w:noProof/>
        </w:rPr>
        <w:fldChar w:fldCharType="end"/>
      </w:r>
      <w:bookmarkEnd w:id="222"/>
      <w:r w:rsidR="00F47B2F">
        <w:rPr>
          <w:noProof/>
          <w:lang w:val="en-US"/>
        </w:rPr>
        <w:t>:</w:t>
      </w:r>
      <w:r>
        <w:t xml:space="preserve"> </w:t>
      </w:r>
      <w:r w:rsidRPr="00811D7C">
        <w:t>Прозореца Cesium</w:t>
      </w:r>
      <w:bookmarkEnd w:id="223"/>
      <w:bookmarkEnd w:id="224"/>
    </w:p>
    <w:p w14:paraId="409D5DDF" w14:textId="2E354A58" w:rsidR="00346FD9" w:rsidRDefault="00346FD9" w:rsidP="00346FD9">
      <w:pPr>
        <w:pStyle w:val="Caption"/>
        <w:ind w:left="2134" w:firstLine="0"/>
      </w:pPr>
      <w:r w:rsidRPr="00346FD9">
        <w:t xml:space="preserve"> </w:t>
      </w:r>
    </w:p>
    <w:p w14:paraId="1561D8D6" w14:textId="2F043908" w:rsidR="00775D8B" w:rsidRDefault="00775D8B" w:rsidP="00775D8B">
      <w:pPr>
        <w:ind w:firstLine="698"/>
        <w:rPr>
          <w:color w:val="auto"/>
        </w:rPr>
      </w:pPr>
      <w:r>
        <w:t xml:space="preserve">Това автоматично ще добави нови Cesium актьори към нивото. Един от тях – Cesium World Terrain – е наборът от плочки (tileset), който току-що беше създаден. Другите три – CesiumCameraManager, CesiumCreditSystemBP, и CesiumGeoreference – се </w:t>
      </w:r>
      <w:r>
        <w:lastRenderedPageBreak/>
        <w:t>създават автоматично при първото добавяне на 3D Tileset или георефериран актьор към нивото. Освен тях, в нивото вече ще има и терен, който трябва да се настрои според нуждите на потребителя. В полето с детайлите</w:t>
      </w:r>
      <w:r w:rsidR="00DD40CA">
        <w:t xml:space="preserve"> (</w:t>
      </w:r>
      <w:r w:rsidR="00DD40CA">
        <w:fldChar w:fldCharType="begin"/>
      </w:r>
      <w:r w:rsidR="00DD40CA">
        <w:instrText xml:space="preserve"> REF _Ref201085050 \h </w:instrText>
      </w:r>
      <w:r w:rsidR="00DD40CA">
        <w:fldChar w:fldCharType="separate"/>
      </w:r>
      <w:r w:rsidR="00910784">
        <w:t xml:space="preserve">Фигура </w:t>
      </w:r>
      <w:r w:rsidR="00910784">
        <w:rPr>
          <w:noProof/>
        </w:rPr>
        <w:t>14</w:t>
      </w:r>
      <w:r w:rsidR="00DD40CA">
        <w:fldChar w:fldCharType="end"/>
      </w:r>
      <w:r w:rsidR="00DD40CA">
        <w:t>)</w:t>
      </w:r>
      <w:r>
        <w:t xml:space="preserve"> можем да изберем местоположението на ниво, като въведем географските координати.</w:t>
      </w:r>
    </w:p>
    <w:p w14:paraId="6D6FE33D" w14:textId="244C122C" w:rsidR="00346FD9" w:rsidRDefault="00346FD9" w:rsidP="00346FD9">
      <w:pPr>
        <w:ind w:firstLine="698"/>
        <w:rPr>
          <w:color w:val="auto"/>
        </w:rPr>
      </w:pPr>
    </w:p>
    <w:p w14:paraId="43BAD7F5" w14:textId="77777777" w:rsidR="0034449C" w:rsidRDefault="0034449C" w:rsidP="0034449C">
      <w:pPr>
        <w:keepNext/>
        <w:ind w:left="708" w:firstLine="0"/>
      </w:pPr>
      <w:r>
        <w:rPr>
          <w:noProof/>
          <w:lang w:val="en-US" w:eastAsia="en-US"/>
        </w:rPr>
        <w:drawing>
          <wp:inline distT="0" distB="0" distL="0" distR="0" wp14:anchorId="1B364CD2" wp14:editId="17C10961">
            <wp:extent cx="5253383" cy="5400675"/>
            <wp:effectExtent l="0" t="0" r="4445" b="0"/>
            <wp:docPr id="27" name="Picture 27" descr="A screenshot showing the Origin Longitude, Latitude, and Height properties on a CesiumGeo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showing the Origin Longitude, Latitude, and Height properties on a CesiumGeorefer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8424" cy="5416138"/>
                    </a:xfrm>
                    <a:prstGeom prst="rect">
                      <a:avLst/>
                    </a:prstGeom>
                    <a:noFill/>
                    <a:ln>
                      <a:noFill/>
                    </a:ln>
                  </pic:spPr>
                </pic:pic>
              </a:graphicData>
            </a:graphic>
          </wp:inline>
        </w:drawing>
      </w:r>
    </w:p>
    <w:p w14:paraId="40779951" w14:textId="03B44A08" w:rsidR="0034449C" w:rsidRPr="0034449C" w:rsidRDefault="0034449C" w:rsidP="0034449C">
      <w:pPr>
        <w:pStyle w:val="Caption"/>
      </w:pPr>
      <w:bookmarkStart w:id="225" w:name="_Ref201085050"/>
      <w:bookmarkStart w:id="226" w:name="_Toc200967395"/>
      <w:bookmarkStart w:id="227" w:name="_Toc201085389"/>
      <w:r>
        <w:t xml:space="preserve">Фигура </w:t>
      </w:r>
      <w:r w:rsidR="00645141">
        <w:fldChar w:fldCharType="begin"/>
      </w:r>
      <w:r w:rsidR="00645141">
        <w:instrText xml:space="preserve"> SEQ Фигура \* ARABIC </w:instrText>
      </w:r>
      <w:r w:rsidR="00645141">
        <w:fldChar w:fldCharType="separate"/>
      </w:r>
      <w:r w:rsidR="00910784">
        <w:rPr>
          <w:noProof/>
        </w:rPr>
        <w:t>14</w:t>
      </w:r>
      <w:r w:rsidR="00645141">
        <w:rPr>
          <w:noProof/>
        </w:rPr>
        <w:fldChar w:fldCharType="end"/>
      </w:r>
      <w:bookmarkEnd w:id="225"/>
      <w:r w:rsidR="00F47B2F">
        <w:rPr>
          <w:noProof/>
          <w:lang w:val="en-US"/>
        </w:rPr>
        <w:t>:</w:t>
      </w:r>
      <w:r>
        <w:t xml:space="preserve"> Панел с детайли на </w:t>
      </w:r>
      <w:r>
        <w:rPr>
          <w:lang w:val="en-US"/>
        </w:rPr>
        <w:t>Cesium</w:t>
      </w:r>
      <w:r>
        <w:t xml:space="preserve"> терена</w:t>
      </w:r>
      <w:bookmarkEnd w:id="226"/>
      <w:bookmarkEnd w:id="227"/>
    </w:p>
    <w:p w14:paraId="03989C58" w14:textId="16969A40" w:rsidR="00346FD9" w:rsidRDefault="00346FD9" w:rsidP="00346FD9">
      <w:pPr>
        <w:rPr>
          <w:color w:val="auto"/>
        </w:rPr>
      </w:pPr>
      <w:r>
        <w:tab/>
      </w:r>
      <w:r w:rsidR="0034449C">
        <w:tab/>
      </w:r>
      <w:r>
        <w:t>Cesium предоставя и възможност за добавяне на сгради благодарение на Cesium OSM Buildings actor. С него автоматично се генерират прости 3D модели на сградите, които се намират в ниво</w:t>
      </w:r>
      <w:r w:rsidR="00FB5856">
        <w:t>то</w:t>
      </w:r>
      <w:r w:rsidR="00DD40CA">
        <w:t xml:space="preserve"> (</w:t>
      </w:r>
      <w:r w:rsidR="00DD40CA">
        <w:fldChar w:fldCharType="begin"/>
      </w:r>
      <w:r w:rsidR="00DD40CA">
        <w:instrText xml:space="preserve"> REF _Ref201085035 \h </w:instrText>
      </w:r>
      <w:r w:rsidR="00DD40CA">
        <w:fldChar w:fldCharType="separate"/>
      </w:r>
      <w:r w:rsidR="00910784">
        <w:t xml:space="preserve">Фигура </w:t>
      </w:r>
      <w:r w:rsidR="00910784">
        <w:rPr>
          <w:noProof/>
        </w:rPr>
        <w:t>15</w:t>
      </w:r>
      <w:r w:rsidR="00DD40CA">
        <w:fldChar w:fldCharType="end"/>
      </w:r>
      <w:r w:rsidR="00DD40CA">
        <w:t>)</w:t>
      </w:r>
      <w:r>
        <w:t>.</w:t>
      </w:r>
    </w:p>
    <w:p w14:paraId="2CC89580" w14:textId="7300DFDA" w:rsidR="0034449C" w:rsidRDefault="0034449C" w:rsidP="005D478F">
      <w:pPr>
        <w:pStyle w:val="Caption"/>
      </w:pPr>
      <w:r>
        <w:rPr>
          <w:noProof/>
          <w:lang w:val="en-US" w:eastAsia="en-US"/>
        </w:rPr>
        <w:lastRenderedPageBreak/>
        <w:drawing>
          <wp:inline distT="0" distB="0" distL="0" distR="0" wp14:anchorId="7FD1162C" wp14:editId="1497C591">
            <wp:extent cx="5655223" cy="3830128"/>
            <wp:effectExtent l="0" t="0" r="3175" b="0"/>
            <wp:docPr id="28" name="Picture 28" descr="A screenshot showing the view after Cesium OSM Buildings is added to th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showing the view after Cesium OSM Buildings is added to the level."/>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80223" cy="3847060"/>
                    </a:xfrm>
                    <a:prstGeom prst="rect">
                      <a:avLst/>
                    </a:prstGeom>
                    <a:noFill/>
                    <a:ln>
                      <a:noFill/>
                    </a:ln>
                  </pic:spPr>
                </pic:pic>
              </a:graphicData>
            </a:graphic>
          </wp:inline>
        </w:drawing>
      </w:r>
    </w:p>
    <w:p w14:paraId="0EA57419" w14:textId="0A457A13" w:rsidR="0034449C" w:rsidRPr="0034449C" w:rsidRDefault="0034449C" w:rsidP="0034449C">
      <w:pPr>
        <w:pStyle w:val="Caption"/>
        <w:rPr>
          <w:lang w:val="en-US"/>
        </w:rPr>
      </w:pPr>
      <w:bookmarkStart w:id="228" w:name="_Ref201085035"/>
      <w:bookmarkStart w:id="229" w:name="_Toc200967396"/>
      <w:bookmarkStart w:id="230" w:name="_Toc201085390"/>
      <w:r>
        <w:t xml:space="preserve">Фигура </w:t>
      </w:r>
      <w:r w:rsidR="00A019A4">
        <w:fldChar w:fldCharType="begin"/>
      </w:r>
      <w:r w:rsidR="00A019A4">
        <w:instrText xml:space="preserve"> SEQ Фигура \* ARABIC </w:instrText>
      </w:r>
      <w:r w:rsidR="00A019A4">
        <w:fldChar w:fldCharType="separate"/>
      </w:r>
      <w:r w:rsidR="00910784">
        <w:rPr>
          <w:noProof/>
        </w:rPr>
        <w:t>15</w:t>
      </w:r>
      <w:r w:rsidR="00A019A4">
        <w:rPr>
          <w:noProof/>
        </w:rPr>
        <w:fldChar w:fldCharType="end"/>
      </w:r>
      <w:bookmarkEnd w:id="228"/>
      <w:r w:rsidR="00F47B2F">
        <w:rPr>
          <w:noProof/>
          <w:lang w:val="en-US"/>
        </w:rPr>
        <w:t>:</w:t>
      </w:r>
      <w:r>
        <w:rPr>
          <w:lang w:val="en-US"/>
        </w:rPr>
        <w:t xml:space="preserve"> </w:t>
      </w:r>
      <w:r>
        <w:t>Сгради</w:t>
      </w:r>
      <w:ins w:id="231" w:author="Stefan Stavrev" w:date="2025-06-10T21:41:00Z">
        <w:r w:rsidR="0097525C">
          <w:t>,</w:t>
        </w:r>
      </w:ins>
      <w:r>
        <w:t xml:space="preserve"> генерирани с помощ</w:t>
      </w:r>
      <w:r w:rsidR="00E87246">
        <w:t>т</w:t>
      </w:r>
      <w:r>
        <w:t xml:space="preserve">а на </w:t>
      </w:r>
      <w:r>
        <w:rPr>
          <w:lang w:val="en-US"/>
        </w:rPr>
        <w:t>Cesium</w:t>
      </w:r>
      <w:bookmarkEnd w:id="229"/>
      <w:bookmarkEnd w:id="230"/>
    </w:p>
    <w:p w14:paraId="29120882" w14:textId="52E91FEB" w:rsidR="0034449C" w:rsidRDefault="00AF15AF" w:rsidP="0034449C">
      <w:pPr>
        <w:pStyle w:val="Heading3"/>
      </w:pPr>
      <w:bookmarkStart w:id="232" w:name="_Toc201085687"/>
      <w:r>
        <w:rPr>
          <w:lang w:val="en-US"/>
        </w:rPr>
        <w:t xml:space="preserve">3.2.3 </w:t>
      </w:r>
      <w:r w:rsidR="0034449C">
        <w:t>Поствяне на обект в пространството</w:t>
      </w:r>
      <w:bookmarkEnd w:id="232"/>
    </w:p>
    <w:p w14:paraId="48F3C53A" w14:textId="77777777" w:rsidR="00775D8B" w:rsidRDefault="00775D8B" w:rsidP="00775D8B">
      <w:pPr>
        <w:ind w:firstLine="698"/>
        <w:rPr>
          <w:color w:val="auto"/>
        </w:rPr>
      </w:pPr>
      <w:r>
        <w:t xml:space="preserve">Когато обекти се поставят в Unreal Engine, им се задават конкретни координати в игровия свят. Връзката между тази координатна система на игровия свят и реалния свят обаче не е фиксирана. Тя се определя от параметъра на произхода на актьора CesiumGeoreference и може да бъде променена. Важно е, че когато произходът на CesiumGeoreference се промени, целият свят на Unreal Engine, включително и всички обекти в него, се премества на ново място върху глобуса. </w:t>
      </w:r>
    </w:p>
    <w:p w14:paraId="4AE212FE" w14:textId="77777777" w:rsidR="00775D8B" w:rsidRDefault="00775D8B" w:rsidP="00775D8B">
      <w:pPr>
        <w:ind w:firstLine="698"/>
      </w:pPr>
      <w:r>
        <w:t xml:space="preserve">Ако обект бъде поставен в планините близо до едно място и след това се промени произхода на CesiumGeoreference така че да сочи към друго място, обектът ще се премести към него. Затова обикновено е важно да не се променя произходът на CesiumGeoreference, след като е започнало изграждането на нивото. </w:t>
      </w:r>
    </w:p>
    <w:p w14:paraId="5DFF7AB4" w14:textId="77777777" w:rsidR="00775D8B" w:rsidRDefault="00775D8B" w:rsidP="00775D8B">
      <w:pPr>
        <w:ind w:firstLine="698"/>
      </w:pPr>
      <w:r>
        <w:t xml:space="preserve">Горепосоченото важи за почти всички обекти в Unreal Engine, но има някои обекти, които се подчиняват на различен набор от правила; наричаме тези обекти геореферентни обекти. </w:t>
      </w:r>
    </w:p>
    <w:p w14:paraId="2D1342D4" w14:textId="77777777" w:rsidR="00775D8B" w:rsidRDefault="00775D8B" w:rsidP="00775D8B">
      <w:pPr>
        <w:ind w:firstLine="698"/>
      </w:pPr>
      <w:r>
        <w:lastRenderedPageBreak/>
        <w:t xml:space="preserve">За разлика от обикновените обекти, които са фиксирани към координатната система на игровия свят, геореферентният обект е фиксиран към глобуса и има позиция, изразена с координати с двойна точност в система Earth-Centered, Earth-Fixed (ECEF) или, еквивалентно, чрез географска дължина, ширина и височина. </w:t>
      </w:r>
    </w:p>
    <w:p w14:paraId="56F78705" w14:textId="6B0B21AB" w:rsidR="00775D8B" w:rsidRDefault="00775D8B" w:rsidP="00775D8B">
      <w:pPr>
        <w:ind w:firstLine="698"/>
      </w:pPr>
      <w:r>
        <w:t>Ако тези координати го поставят на определено място, той ще остане там, докато не се премести ръчно от потребителя, дори ако се променят началните координати в CesiumGeoreference, така че нивото вече да е центрирано около напълно различен район. Cesium позволява превръщането на нормални обекти в геореферирани обекти, чрез добавяне на CesiumGlobeAnchor компонент</w:t>
      </w:r>
      <w:r w:rsidR="00DD40CA">
        <w:t xml:space="preserve"> (</w:t>
      </w:r>
      <w:r w:rsidR="00DD40CA">
        <w:fldChar w:fldCharType="begin"/>
      </w:r>
      <w:r w:rsidR="00DD40CA">
        <w:instrText xml:space="preserve"> REF _Ref201085018 \h </w:instrText>
      </w:r>
      <w:r w:rsidR="00DD40CA">
        <w:fldChar w:fldCharType="separate"/>
      </w:r>
      <w:r w:rsidR="00910784">
        <w:t xml:space="preserve">Фигура </w:t>
      </w:r>
      <w:r w:rsidR="00910784">
        <w:rPr>
          <w:noProof/>
        </w:rPr>
        <w:t>16</w:t>
      </w:r>
      <w:r w:rsidR="00DD40CA">
        <w:fldChar w:fldCharType="end"/>
      </w:r>
      <w:r w:rsidR="00DD40CA">
        <w:t>)</w:t>
      </w:r>
      <w:r>
        <w:t>.</w:t>
      </w:r>
    </w:p>
    <w:p w14:paraId="0D0A558A" w14:textId="77777777" w:rsidR="009E116A" w:rsidRDefault="009E116A" w:rsidP="005D478F">
      <w:pPr>
        <w:pStyle w:val="Caption"/>
      </w:pPr>
      <w:r>
        <w:rPr>
          <w:noProof/>
          <w:lang w:val="en-US" w:eastAsia="en-US"/>
        </w:rPr>
        <w:drawing>
          <wp:inline distT="0" distB="0" distL="0" distR="0" wp14:anchorId="4141E4C1" wp14:editId="6233B0B8">
            <wp:extent cx="5696964" cy="4804913"/>
            <wp:effectExtent l="0" t="0" r="0" b="0"/>
            <wp:docPr id="29" name="Picture 29" descr="A screenshot showing the Cesium Globe Anchor component being selected from the &quot;Add&quot;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showing the Cesium Globe Anchor component being selected from the &quot;Add&quot; dropdow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6533" cy="4829852"/>
                    </a:xfrm>
                    <a:prstGeom prst="rect">
                      <a:avLst/>
                    </a:prstGeom>
                    <a:noFill/>
                    <a:ln>
                      <a:noFill/>
                    </a:ln>
                  </pic:spPr>
                </pic:pic>
              </a:graphicData>
            </a:graphic>
          </wp:inline>
        </w:drawing>
      </w:r>
    </w:p>
    <w:p w14:paraId="6C490B5B" w14:textId="43B41711" w:rsidR="009E116A" w:rsidRDefault="009E116A" w:rsidP="009E116A">
      <w:pPr>
        <w:pStyle w:val="Caption"/>
      </w:pPr>
      <w:bookmarkStart w:id="233" w:name="_Ref201085018"/>
      <w:bookmarkStart w:id="234" w:name="_Toc200967397"/>
      <w:bookmarkStart w:id="235" w:name="_Toc201085391"/>
      <w:r>
        <w:t xml:space="preserve">Фигура </w:t>
      </w:r>
      <w:r w:rsidR="00A019A4">
        <w:fldChar w:fldCharType="begin"/>
      </w:r>
      <w:r w:rsidR="00A019A4">
        <w:instrText xml:space="preserve"> SEQ Фигура \* ARABIC </w:instrText>
      </w:r>
      <w:r w:rsidR="00A019A4">
        <w:fldChar w:fldCharType="separate"/>
      </w:r>
      <w:r w:rsidR="00910784">
        <w:rPr>
          <w:noProof/>
        </w:rPr>
        <w:t>16</w:t>
      </w:r>
      <w:r w:rsidR="00A019A4">
        <w:rPr>
          <w:noProof/>
        </w:rPr>
        <w:fldChar w:fldCharType="end"/>
      </w:r>
      <w:bookmarkEnd w:id="233"/>
      <w:r w:rsidR="00F47B2F">
        <w:rPr>
          <w:noProof/>
          <w:lang w:val="en-US"/>
        </w:rPr>
        <w:t>:</w:t>
      </w:r>
      <w:r w:rsidR="00D51B73">
        <w:t xml:space="preserve"> Пре</w:t>
      </w:r>
      <w:r>
        <w:t>в</w:t>
      </w:r>
      <w:r w:rsidR="00D51B73">
        <w:t>р</w:t>
      </w:r>
      <w:r>
        <w:t>ъщане на обект в геореферирани обект</w:t>
      </w:r>
      <w:bookmarkEnd w:id="234"/>
      <w:bookmarkEnd w:id="235"/>
    </w:p>
    <w:p w14:paraId="174199AD" w14:textId="6150C849" w:rsidR="00346FD9" w:rsidRDefault="00346FD9" w:rsidP="00346FD9">
      <w:pPr>
        <w:ind w:firstLine="698"/>
        <w:rPr>
          <w:color w:val="auto"/>
        </w:rPr>
      </w:pPr>
      <w:r>
        <w:t xml:space="preserve">С помощта на този тип обекти и функциите за преобразуване на координати които предоставя Cesium </w:t>
      </w:r>
      <w:r w:rsidR="00DF40AA">
        <w:t>е възможно</w:t>
      </w:r>
      <w:r>
        <w:t xml:space="preserve"> динамично да</w:t>
      </w:r>
      <w:r w:rsidR="00DF40AA">
        <w:t xml:space="preserve"> се</w:t>
      </w:r>
      <w:r>
        <w:t xml:space="preserve"> променя позицията и ориентацията на </w:t>
      </w:r>
      <w:r>
        <w:lastRenderedPageBreak/>
        <w:t>обектите в свят</w:t>
      </w:r>
      <w:r w:rsidR="00DF40AA">
        <w:t>а</w:t>
      </w:r>
      <w:r w:rsidR="00DD40CA">
        <w:t xml:space="preserve"> (</w:t>
      </w:r>
      <w:r w:rsidR="00DD40CA">
        <w:fldChar w:fldCharType="begin"/>
      </w:r>
      <w:r w:rsidR="00DD40CA">
        <w:instrText xml:space="preserve"> REF _Ref201084994 \h </w:instrText>
      </w:r>
      <w:r w:rsidR="00DD40CA">
        <w:fldChar w:fldCharType="separate"/>
      </w:r>
      <w:r w:rsidR="00910784">
        <w:t xml:space="preserve">Фигура </w:t>
      </w:r>
      <w:r w:rsidR="00910784">
        <w:rPr>
          <w:noProof/>
        </w:rPr>
        <w:t>17</w:t>
      </w:r>
      <w:r w:rsidR="00DD40CA">
        <w:fldChar w:fldCharType="end"/>
      </w:r>
      <w:r w:rsidR="00DD40CA">
        <w:t>)</w:t>
      </w:r>
      <w:r>
        <w:t>. Именно това е използвано за изработването на симулатора в настоящата дипломна работа.</w:t>
      </w:r>
    </w:p>
    <w:p w14:paraId="3B4020CC" w14:textId="77777777" w:rsidR="00DE3D19" w:rsidRDefault="00DE3D19" w:rsidP="005D478F">
      <w:pPr>
        <w:pStyle w:val="Caption"/>
      </w:pPr>
      <w:r>
        <w:rPr>
          <w:noProof/>
          <w:lang w:val="en-US" w:eastAsia="en-US"/>
        </w:rPr>
        <w:drawing>
          <wp:inline distT="0" distB="0" distL="0" distR="0" wp14:anchorId="3DAD3264" wp14:editId="0B99A7F3">
            <wp:extent cx="5710849" cy="1414732"/>
            <wp:effectExtent l="0" t="0" r="4445" b="0"/>
            <wp:docPr id="30" name="Picture 30" descr="https://images.prismic.io/cesium/0940fa1c-9440-4594-b349-eecd09f5c552_complete-fly-to-marker.png?auto=compress%2Cformat&amp;w=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ages.prismic.io/cesium/0940fa1c-9440-4594-b349-eecd09f5c552_complete-fly-to-marker.png?auto=compress%2Cformat&amp;w=13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24311" cy="1442840"/>
                    </a:xfrm>
                    <a:prstGeom prst="rect">
                      <a:avLst/>
                    </a:prstGeom>
                    <a:noFill/>
                    <a:ln>
                      <a:noFill/>
                    </a:ln>
                  </pic:spPr>
                </pic:pic>
              </a:graphicData>
            </a:graphic>
          </wp:inline>
        </w:drawing>
      </w:r>
    </w:p>
    <w:p w14:paraId="01D66265" w14:textId="5ED8D2EC" w:rsidR="00DE3D19" w:rsidRPr="00DE3D19" w:rsidRDefault="00DE3D19" w:rsidP="00DE3D19">
      <w:pPr>
        <w:pStyle w:val="Caption"/>
        <w:rPr>
          <w:lang w:val="en-US"/>
        </w:rPr>
      </w:pPr>
      <w:bookmarkStart w:id="236" w:name="_Ref201084994"/>
      <w:bookmarkStart w:id="237" w:name="_Toc200967398"/>
      <w:bookmarkStart w:id="238" w:name="_Toc201085392"/>
      <w:r>
        <w:t xml:space="preserve">Фигура </w:t>
      </w:r>
      <w:r w:rsidR="00645141">
        <w:fldChar w:fldCharType="begin"/>
      </w:r>
      <w:r w:rsidR="00645141">
        <w:instrText xml:space="preserve"> SEQ Фигура \* ARABIC </w:instrText>
      </w:r>
      <w:r w:rsidR="00645141">
        <w:fldChar w:fldCharType="separate"/>
      </w:r>
      <w:r w:rsidR="00910784">
        <w:rPr>
          <w:noProof/>
        </w:rPr>
        <w:t>17</w:t>
      </w:r>
      <w:r w:rsidR="00645141">
        <w:rPr>
          <w:noProof/>
        </w:rPr>
        <w:fldChar w:fldCharType="end"/>
      </w:r>
      <w:bookmarkEnd w:id="236"/>
      <w:r w:rsidR="00F47B2F">
        <w:rPr>
          <w:noProof/>
          <w:lang w:val="en-US"/>
        </w:rPr>
        <w:t>:</w:t>
      </w:r>
      <w:r>
        <w:t xml:space="preserve"> Летене на обект до предварително зада</w:t>
      </w:r>
      <w:r w:rsidR="005660F1">
        <w:t>д</w:t>
      </w:r>
      <w:r>
        <w:t xml:space="preserve">ен маркер чрез функциите на </w:t>
      </w:r>
      <w:r>
        <w:rPr>
          <w:lang w:val="en-US"/>
        </w:rPr>
        <w:t>Cesium</w:t>
      </w:r>
      <w:bookmarkEnd w:id="237"/>
      <w:bookmarkEnd w:id="238"/>
    </w:p>
    <w:p w14:paraId="22F9600B" w14:textId="1F8823DB" w:rsidR="00E539EB" w:rsidRDefault="00775D8B" w:rsidP="00775D8B">
      <w:pPr>
        <w:ind w:firstLine="698"/>
      </w:pPr>
      <w:r>
        <w:t>В исторически план, повечето игрови енджини използват координати с единична точност и плаваща запетая за своите векторни и матрични типове. Това създава проблем при приложения в глобален мащаб, тъй като планета с размерите на Земята изисква изключително големи стойности за координати, но също така и много прецизно позициониране с под-сантиметрова точност, когато се използват закръгляния (приближения). Ако това не се обработи правилно, се появява графичен артефакт, наречен „jitter“ – трептене или прескачане, при който грешките при закръгляне в големите стойности на координатите на камерата и близък обект водят до това обектът да изглежда сякаш "подскача", докато камерата или обектът се движат.</w:t>
      </w:r>
    </w:p>
    <w:p w14:paraId="44D44254" w14:textId="77777777" w:rsidR="00E539EB" w:rsidRDefault="00E539EB">
      <w:pPr>
        <w:spacing w:after="160" w:line="259" w:lineRule="auto"/>
        <w:ind w:left="0" w:firstLine="0"/>
        <w:jc w:val="left"/>
      </w:pPr>
      <w:r>
        <w:br w:type="page"/>
      </w:r>
    </w:p>
    <w:p w14:paraId="0EA7AA66" w14:textId="3C9BF7BD" w:rsidR="00DE3D19" w:rsidRPr="00FB1409" w:rsidRDefault="00FB1409" w:rsidP="00FB1409">
      <w:pPr>
        <w:pStyle w:val="Heading1"/>
      </w:pPr>
      <w:bookmarkStart w:id="239" w:name="_Toc201085688"/>
      <w:r>
        <w:lastRenderedPageBreak/>
        <w:t>Глава 4. Реализация на приложението</w:t>
      </w:r>
      <w:bookmarkEnd w:id="239"/>
      <w:r>
        <w:t xml:space="preserve"> </w:t>
      </w:r>
    </w:p>
    <w:p w14:paraId="69A24F93" w14:textId="77777777" w:rsidR="00775D8B" w:rsidRDefault="00035F4B" w:rsidP="00775D8B">
      <w:pPr>
        <w:rPr>
          <w:color w:val="auto"/>
        </w:rPr>
      </w:pPr>
      <w:ins w:id="240" w:author="Admin" w:date="2025-06-11T12:06:00Z">
        <w:r>
          <w:tab/>
        </w:r>
        <w:r>
          <w:tab/>
        </w:r>
      </w:ins>
      <w:r w:rsidR="00775D8B">
        <w:t xml:space="preserve">В настоящата последна глава от същинската част на дипломната работа е разгледан процесът на създаване на софтуерната разработка. Разгледани са етапите, през които се премина, и проблемите, които се появиха по време на работата. Описано е и тяхното преодоляване. Освен това в детайли е разгледано как функционира симулаторът и какви технологии са използвани за разработката му. </w:t>
      </w:r>
    </w:p>
    <w:p w14:paraId="12D3B477" w14:textId="77777777" w:rsidR="00775D8B" w:rsidRDefault="00775D8B" w:rsidP="00775D8B">
      <w:pPr>
        <w:ind w:firstLine="698"/>
      </w:pPr>
      <w:r>
        <w:t xml:space="preserve">Подобно на всички софтуерни разработки, тази разработка също премина през няколко различни етапа преди своето завършване. Съществуват множество утвърдени във времето модели за софтуерна разработка: линеен (например Waterfall или V-Mode) или цикличен (например Spiral или Agile). </w:t>
      </w:r>
    </w:p>
    <w:p w14:paraId="5EBEE895" w14:textId="48021C2C" w:rsidR="00775D8B" w:rsidRDefault="00775D8B" w:rsidP="00775D8B">
      <w:pPr>
        <w:ind w:firstLine="273"/>
      </w:pPr>
      <w:r>
        <w:t>Методът, използван за разработката на настоящото приложение за симулация на полет по данни от Mission Planner, е методът на бързо разработване на приложения. Този модел намалява времето и разходите за разработване, увеличава успеваемостта и се състои от следните четири фази:</w:t>
      </w:r>
    </w:p>
    <w:p w14:paraId="13FFA4B8" w14:textId="41C74C7C" w:rsidR="00775D8B" w:rsidRDefault="00775D8B" w:rsidP="00775D8B">
      <w:pPr>
        <w:pStyle w:val="ListParagraph"/>
        <w:numPr>
          <w:ilvl w:val="0"/>
          <w:numId w:val="38"/>
        </w:numPr>
      </w:pPr>
      <w:r>
        <w:t>фаза на анализ и планиране</w:t>
      </w:r>
    </w:p>
    <w:p w14:paraId="188813A8" w14:textId="1235BE93" w:rsidR="00F748FD" w:rsidRDefault="00F748FD" w:rsidP="00F748FD">
      <w:pPr>
        <w:pStyle w:val="ListParagraph"/>
        <w:numPr>
          <w:ilvl w:val="0"/>
          <w:numId w:val="24"/>
        </w:numPr>
      </w:pPr>
      <w:r>
        <w:t>фаза на проектиране</w:t>
      </w:r>
    </w:p>
    <w:p w14:paraId="3766DF6A" w14:textId="33543C2C" w:rsidR="00F748FD" w:rsidRDefault="00F748FD" w:rsidP="00F748FD">
      <w:pPr>
        <w:pStyle w:val="ListParagraph"/>
        <w:numPr>
          <w:ilvl w:val="0"/>
          <w:numId w:val="24"/>
        </w:numPr>
      </w:pPr>
      <w:r>
        <w:t>фаза на разработка</w:t>
      </w:r>
    </w:p>
    <w:p w14:paraId="0095A5A7" w14:textId="4195283F" w:rsidR="00F748FD" w:rsidRDefault="00F748FD" w:rsidP="00F748FD">
      <w:pPr>
        <w:pStyle w:val="ListParagraph"/>
        <w:numPr>
          <w:ilvl w:val="0"/>
          <w:numId w:val="24"/>
        </w:numPr>
      </w:pPr>
      <w:r>
        <w:t>фаза на тестване</w:t>
      </w:r>
    </w:p>
    <w:p w14:paraId="619F53E0" w14:textId="77777777" w:rsidR="00775D8B" w:rsidRDefault="00775D8B" w:rsidP="00775D8B">
      <w:pPr>
        <w:ind w:firstLine="273"/>
        <w:rPr>
          <w:color w:val="auto"/>
        </w:rPr>
      </w:pPr>
      <w:r>
        <w:t>Приложението представлява визуална симулация на полет в реално време по данни, базирана на данни, дублиращи тези изпратени от дрона към наземния контрол чрез протокола MavLink. При стартирането му се зарежда камера от борда на дрона и околна среда в реален мащаб, генерирана с помощта на софтуерната добавка Cesium for Unreal. В бъдеще то може да бъде разширено с добавяне на симулации на физични сили. И възможност за представяне на предварително избрани постановки по време на полет, като внезапен порив на вятър. Както и с представяне на мисии, които вече са се провели, с помощта на запазени файлове от тях. В следващите параграфи подробно ще бъдат описани различните фази на процеса на разработване.</w:t>
      </w:r>
    </w:p>
    <w:p w14:paraId="0CEF9662" w14:textId="0E63F883" w:rsidR="007E0977" w:rsidRDefault="00AF15AF" w:rsidP="00B37A2C">
      <w:pPr>
        <w:pStyle w:val="Heading2"/>
      </w:pPr>
      <w:bookmarkStart w:id="241" w:name="_Toc201085689"/>
      <w:r>
        <w:rPr>
          <w:lang w:val="en-US"/>
        </w:rPr>
        <w:lastRenderedPageBreak/>
        <w:t xml:space="preserve">4.1 </w:t>
      </w:r>
      <w:r w:rsidR="00171099">
        <w:t>Фаза на анализ и планиране</w:t>
      </w:r>
      <w:bookmarkEnd w:id="241"/>
    </w:p>
    <w:p w14:paraId="49E852DA" w14:textId="77777777" w:rsidR="00775D8B" w:rsidRDefault="00775D8B" w:rsidP="00775D8B">
      <w:pPr>
        <w:ind w:firstLine="698"/>
        <w:rPr>
          <w:color w:val="auto"/>
        </w:rPr>
      </w:pPr>
      <w:r>
        <w:t xml:space="preserve">Този етап се състои в изграждането на концепцията за приложението и анализирането на въпросите, свързани с него. Необходимо е да се проучат съществуващите технологии за разработка на приложението и да се избере най-подходящата технология. В конкретния случай се цели постигане на бързина и ефективност. Ето защо Unreal Engine 4 е технологията, която отговаря на тези две изисквания. Със своя удобен и интуитивен интерфейс, както и големия набор от инструменти и функционалности, процесът на разработка се улеснява. Нещо повече, с помощта на множество софтуерни добавки към Unreal Engine може да се създаде TCP връзка, чрез която лесно и бързо да получаваме данните. Също така с помощта на софтуерни добавки лесно може да се генерира терен за симулацията. </w:t>
      </w:r>
    </w:p>
    <w:p w14:paraId="70BF5793" w14:textId="77777777" w:rsidR="00775D8B" w:rsidRDefault="00775D8B" w:rsidP="00775D8B">
      <w:pPr>
        <w:ind w:firstLine="698"/>
      </w:pPr>
      <w:r>
        <w:t>По време на тази фаза се свързахме и се срещнахме със специалист в областта на дроновете. Той ни запозна с процеса на предаване на данни от дрона до наземния контрол, протичането на мисията, сензорите и камерите, с които е оборудван стандартен дрон, както и други факти и идеи за създаването на симулатора. Освен това, на място видяхме самите дронове и терминалите от които се извършва наземният контрол.</w:t>
      </w:r>
    </w:p>
    <w:p w14:paraId="6CA4F780" w14:textId="77777777" w:rsidR="001461BA" w:rsidDel="00E24123" w:rsidRDefault="001461BA" w:rsidP="001461BA">
      <w:pPr>
        <w:ind w:firstLine="698"/>
        <w:rPr>
          <w:del w:id="242" w:author="Admin" w:date="2025-06-11T16:42:00Z"/>
        </w:rPr>
      </w:pPr>
    </w:p>
    <w:p w14:paraId="5EB65BDE" w14:textId="76FA00D3" w:rsidR="002159D2" w:rsidRDefault="00AF15AF" w:rsidP="00B37A2C">
      <w:pPr>
        <w:pStyle w:val="Heading2"/>
        <w:rPr>
          <w:ins w:id="243" w:author="Admin" w:date="2025-06-11T16:44:00Z"/>
        </w:rPr>
      </w:pPr>
      <w:bookmarkStart w:id="244" w:name="_Toc201085690"/>
      <w:r>
        <w:rPr>
          <w:lang w:val="en-US"/>
        </w:rPr>
        <w:t xml:space="preserve">4.2 </w:t>
      </w:r>
      <w:ins w:id="245" w:author="Admin" w:date="2025-06-11T16:44:00Z">
        <w:r w:rsidR="00E24123">
          <w:t>Фаза на проектиране</w:t>
        </w:r>
      </w:ins>
      <w:bookmarkEnd w:id="244"/>
      <w:ins w:id="246" w:author="Admin" w:date="2025-06-11T16:45:00Z">
        <w:r w:rsidR="00E24123">
          <w:t xml:space="preserve"> </w:t>
        </w:r>
      </w:ins>
    </w:p>
    <w:p w14:paraId="17E2B11F" w14:textId="54497090" w:rsidR="00982E52" w:rsidRDefault="00D7126C" w:rsidP="00D7126C">
      <w:pPr>
        <w:keepNext/>
        <w:ind w:left="0" w:firstLine="708"/>
      </w:pPr>
      <w:r w:rsidRPr="00D7126C">
        <w:t>Стандартно във фазата на проектиране се изготвя малък прототип, обмисля се структурата на самото приложение и се създава съпътстваща документация, която може да включва sequence диаграми, control flow диаграми, class диаграми, user диаграми и ръководство за експлоатация. За настоящото приложение е изготвена схема на потока на данните между различните компоненти от системата</w:t>
      </w:r>
      <w:r w:rsidR="005660F1">
        <w:t xml:space="preserve"> (</w:t>
      </w:r>
      <w:r>
        <w:fldChar w:fldCharType="begin"/>
      </w:r>
      <w:r>
        <w:instrText xml:space="preserve"> REF _Ref200972690 \h </w:instrText>
      </w:r>
      <w:r>
        <w:fldChar w:fldCharType="separate"/>
      </w:r>
      <w:r w:rsidR="00910784">
        <w:t xml:space="preserve">Фигура </w:t>
      </w:r>
      <w:r w:rsidR="00910784">
        <w:rPr>
          <w:noProof/>
        </w:rPr>
        <w:t>18</w:t>
      </w:r>
      <w:r>
        <w:fldChar w:fldCharType="end"/>
      </w:r>
      <w:r w:rsidR="005660F1">
        <w:t>)</w:t>
      </w:r>
      <w:r w:rsidRPr="00D7126C">
        <w:t xml:space="preserve">. Данните се взимат от полета, като преминават през UDP сървър от който биват взети в Python скрипт който ги пакетира и изпраща към симулатора.  След пристигането на данните в симулатора, те се записват в променливи, които се използват за интерполация на позицията на дрона в </w:t>
      </w:r>
      <w:r w:rsidR="00E539EB">
        <w:lastRenderedPageBreak/>
        <w:t>игровата</w:t>
      </w:r>
      <w:r w:rsidR="00E539EB">
        <w:tab/>
      </w:r>
      <w:r w:rsidRPr="00D7126C">
        <w:t>среда.</w:t>
      </w:r>
      <w:r w:rsidR="00982E52">
        <w:rPr>
          <w:noProof/>
          <w:lang w:val="en-US" w:eastAsia="en-US"/>
        </w:rPr>
        <w:drawing>
          <wp:inline distT="0" distB="0" distL="0" distR="0" wp14:anchorId="57FAF1D3" wp14:editId="6DA341EA">
            <wp:extent cx="5719313" cy="765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15707" cy="805012"/>
                    </a:xfrm>
                    <a:prstGeom prst="rect">
                      <a:avLst/>
                    </a:prstGeom>
                  </pic:spPr>
                </pic:pic>
              </a:graphicData>
            </a:graphic>
          </wp:inline>
        </w:drawing>
      </w:r>
    </w:p>
    <w:p w14:paraId="3AFB3930" w14:textId="3BFE6650" w:rsidR="006C2073" w:rsidRDefault="00982E52" w:rsidP="005D478F">
      <w:pPr>
        <w:pStyle w:val="Caption"/>
      </w:pPr>
      <w:bookmarkStart w:id="247" w:name="_Ref200972690"/>
      <w:bookmarkStart w:id="248" w:name="_Toc201085393"/>
      <w:r>
        <w:t xml:space="preserve">Фигура </w:t>
      </w:r>
      <w:r w:rsidR="00645141">
        <w:fldChar w:fldCharType="begin"/>
      </w:r>
      <w:r w:rsidR="00645141">
        <w:instrText xml:space="preserve"> SEQ Фигура \* ARABIC </w:instrText>
      </w:r>
      <w:r w:rsidR="00645141">
        <w:fldChar w:fldCharType="separate"/>
      </w:r>
      <w:r w:rsidR="00910784">
        <w:rPr>
          <w:noProof/>
        </w:rPr>
        <w:t>18</w:t>
      </w:r>
      <w:r w:rsidR="00645141">
        <w:rPr>
          <w:noProof/>
        </w:rPr>
        <w:fldChar w:fldCharType="end"/>
      </w:r>
      <w:bookmarkEnd w:id="247"/>
      <w:r>
        <w:rPr>
          <w:lang w:val="en-US"/>
        </w:rPr>
        <w:t xml:space="preserve">: </w:t>
      </w:r>
      <w:r>
        <w:t xml:space="preserve">Схема на </w:t>
      </w:r>
      <w:r w:rsidR="005D478F">
        <w:t>потока</w:t>
      </w:r>
      <w:r>
        <w:t xml:space="preserve"> </w:t>
      </w:r>
      <w:r w:rsidR="005D478F">
        <w:t>на</w:t>
      </w:r>
      <w:r>
        <w:t xml:space="preserve"> да</w:t>
      </w:r>
      <w:r w:rsidR="005660F1">
        <w:t>н</w:t>
      </w:r>
      <w:r>
        <w:t xml:space="preserve">ни в </w:t>
      </w:r>
      <w:r w:rsidRPr="005D478F">
        <w:t>разработката</w:t>
      </w:r>
      <w:bookmarkEnd w:id="248"/>
    </w:p>
    <w:p w14:paraId="150A35EE" w14:textId="48597BEA" w:rsidR="00DF40AA" w:rsidRPr="00DF40AA" w:rsidRDefault="00DF40AA" w:rsidP="00DF40AA">
      <w:pPr>
        <w:pStyle w:val="Heading2"/>
        <w:rPr>
          <w:ins w:id="249" w:author="Admin" w:date="2025-06-11T16:52:00Z"/>
        </w:rPr>
      </w:pPr>
      <w:bookmarkStart w:id="250" w:name="_Toc201085691"/>
      <w:r>
        <w:t>4.3 Ф</w:t>
      </w:r>
      <w:ins w:id="251" w:author="Admin" w:date="2025-06-11T16:45:00Z">
        <w:r>
          <w:t>аза на разработване</w:t>
        </w:r>
      </w:ins>
      <w:bookmarkEnd w:id="250"/>
    </w:p>
    <w:p w14:paraId="4C67F78C" w14:textId="77777777" w:rsidR="00D7126C" w:rsidRDefault="00D7126C" w:rsidP="00D7126C">
      <w:pPr>
        <w:ind w:firstLine="698"/>
        <w:rPr>
          <w:color w:val="auto"/>
        </w:rPr>
      </w:pPr>
      <w:r>
        <w:t xml:space="preserve">Във фазата на разработване се извършва програмиране и написване на код на базата на предоставените спецификации и проектирани модели. На този етап се очаква да се създаде работещо приложение, което може да има някакви проблеми за отстраняване, но основната част от работата е завършена. </w:t>
      </w:r>
    </w:p>
    <w:p w14:paraId="4B908D73" w14:textId="62BAA7FF" w:rsidR="00D7126C" w:rsidRDefault="00D7126C" w:rsidP="00D7126C">
      <w:pPr>
        <w:ind w:firstLine="695"/>
      </w:pPr>
      <w:r>
        <w:t>За настоящата разработка започна с подбор на софтуерна добавка, която позволява превръщането на приложението в TCP клиент, за да е възможно извличането на данните от полета. За целта беше избран „TCP Socket Plugin“</w:t>
      </w:r>
      <w:r w:rsidR="005660F1">
        <w:t xml:space="preserve"> </w:t>
      </w:r>
      <w:r>
        <w:t>[7] от голямото разнообразие от софтуерни добавки на сайта на Epic Games. Благодарение на него е изработена първата версия на симулацията. Тогава се появи и първият проблем. След инсталирането на софтуерната добавка и успешното ѝ свързване с Mission Planner</w:t>
      </w:r>
      <w:r w:rsidR="00DD40CA">
        <w:t xml:space="preserve"> (</w:t>
      </w:r>
      <w:r w:rsidR="00DD40CA">
        <w:fldChar w:fldCharType="begin"/>
      </w:r>
      <w:r w:rsidR="00DD40CA">
        <w:instrText xml:space="preserve"> REF _Ref201084942 \h </w:instrText>
      </w:r>
      <w:r w:rsidR="00DD40CA">
        <w:fldChar w:fldCharType="separate"/>
      </w:r>
      <w:ins w:id="252" w:author="Admin" w:date="2025-06-11T17:28:00Z">
        <w:r w:rsidR="00910784">
          <w:t xml:space="preserve">Фигура </w:t>
        </w:r>
      </w:ins>
      <w:r w:rsidR="00910784">
        <w:rPr>
          <w:noProof/>
        </w:rPr>
        <w:t>19</w:t>
      </w:r>
      <w:r w:rsidR="00DD40CA">
        <w:fldChar w:fldCharType="end"/>
      </w:r>
      <w:r w:rsidR="00DD40CA">
        <w:t>)</w:t>
      </w:r>
      <w:r>
        <w:t>, осъзнахме че няма начин, по който да е възможно разделянето на пристигащите данни на използваеми променливи, като географска ширина, географска дължина и височина.</w:t>
      </w:r>
    </w:p>
    <w:p w14:paraId="4A89DA8A" w14:textId="77777777" w:rsidR="004A11D0" w:rsidRDefault="004A11D0">
      <w:pPr>
        <w:keepNext/>
        <w:ind w:left="705" w:firstLine="0"/>
        <w:rPr>
          <w:ins w:id="253" w:author="Admin" w:date="2025-06-11T17:28:00Z"/>
        </w:rPr>
        <w:pPrChange w:id="254" w:author="Admin" w:date="2025-06-11T17:28:00Z">
          <w:pPr>
            <w:ind w:left="705" w:firstLine="0"/>
          </w:pPr>
        </w:pPrChange>
      </w:pPr>
      <w:ins w:id="255" w:author="Admin" w:date="2025-06-11T17:27:00Z">
        <w:r>
          <w:rPr>
            <w:noProof/>
            <w:lang w:val="en-US" w:eastAsia="en-US"/>
          </w:rPr>
          <w:drawing>
            <wp:inline distT="0" distB="0" distL="0" distR="0" wp14:anchorId="49F16CA6" wp14:editId="35433D6C">
              <wp:extent cx="5278322"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91140" cy="1117131"/>
                      </a:xfrm>
                      <a:prstGeom prst="rect">
                        <a:avLst/>
                      </a:prstGeom>
                    </pic:spPr>
                  </pic:pic>
                </a:graphicData>
              </a:graphic>
            </wp:inline>
          </w:drawing>
        </w:r>
      </w:ins>
    </w:p>
    <w:p w14:paraId="2591C896" w14:textId="739DC770" w:rsidR="004A11D0" w:rsidRPr="004A11D0" w:rsidRDefault="004A11D0" w:rsidP="004A11D0">
      <w:pPr>
        <w:pStyle w:val="Caption"/>
        <w:rPr>
          <w:ins w:id="256" w:author="Admin" w:date="2025-06-11T17:28:00Z"/>
        </w:rPr>
      </w:pPr>
      <w:bookmarkStart w:id="257" w:name="_Ref201084942"/>
      <w:bookmarkStart w:id="258" w:name="_Toc200967399"/>
      <w:bookmarkStart w:id="259" w:name="_Toc201085394"/>
      <w:ins w:id="260" w:author="Admin" w:date="2025-06-11T17:28:00Z">
        <w:r>
          <w:t xml:space="preserve">Фигура </w:t>
        </w:r>
        <w:r>
          <w:fldChar w:fldCharType="begin"/>
        </w:r>
        <w:r>
          <w:instrText xml:space="preserve"> SEQ Фигура \* ARABIC </w:instrText>
        </w:r>
      </w:ins>
      <w:r>
        <w:fldChar w:fldCharType="separate"/>
      </w:r>
      <w:r w:rsidR="00910784">
        <w:rPr>
          <w:noProof/>
        </w:rPr>
        <w:t>19</w:t>
      </w:r>
      <w:ins w:id="261" w:author="Admin" w:date="2025-06-11T17:28:00Z">
        <w:r>
          <w:fldChar w:fldCharType="end"/>
        </w:r>
      </w:ins>
      <w:bookmarkEnd w:id="257"/>
      <w:r w:rsidR="00F47B2F">
        <w:rPr>
          <w:lang w:val="en-US"/>
        </w:rPr>
        <w:t>:</w:t>
      </w:r>
      <w:ins w:id="262" w:author="Admin" w:date="2025-06-11T17:28:00Z">
        <w:r>
          <w:t xml:space="preserve"> Тест при получаване на битове от </w:t>
        </w:r>
        <w:r>
          <w:rPr>
            <w:lang w:val="en-US"/>
          </w:rPr>
          <w:t>Mission Planner</w:t>
        </w:r>
      </w:ins>
      <w:ins w:id="263" w:author="Admin" w:date="2025-06-11T17:29:00Z">
        <w:r>
          <w:t xml:space="preserve"> да се </w:t>
        </w:r>
      </w:ins>
      <w:ins w:id="264" w:author="Admin" w:date="2025-06-11T17:30:00Z">
        <w:r>
          <w:t>показват на екрана</w:t>
        </w:r>
      </w:ins>
      <w:bookmarkEnd w:id="258"/>
      <w:bookmarkEnd w:id="259"/>
    </w:p>
    <w:p w14:paraId="7130AF50" w14:textId="335E09B4" w:rsidR="00D7126C" w:rsidRDefault="00D7126C" w:rsidP="00D7126C">
      <w:pPr>
        <w:ind w:firstLine="698"/>
        <w:rPr>
          <w:color w:val="auto"/>
        </w:rPr>
      </w:pPr>
      <w:r>
        <w:t>За да се разреши този проблем, опитахме да използваме софтуерна добавка която да разделя пристигащите XML файлове, наречена „EasyXMLParser“</w:t>
      </w:r>
      <w:r w:rsidR="005660F1">
        <w:t xml:space="preserve"> </w:t>
      </w:r>
      <w:r>
        <w:t xml:space="preserve">[8], но безуспешно. </w:t>
      </w:r>
    </w:p>
    <w:p w14:paraId="73C2821A" w14:textId="71D9AAAC" w:rsidR="00D7126C" w:rsidRDefault="00D7126C" w:rsidP="00D7126C">
      <w:pPr>
        <w:ind w:firstLine="698"/>
      </w:pPr>
      <w:r>
        <w:t xml:space="preserve">След това беше предприет нов подход. Вместо да се изпращат всички данни директно до симулатора, решихме да ги изпращаме към отделен сървър написан на Python, където да се вземат само необходимите данни, и да се изпратят към симулатора. </w:t>
      </w:r>
      <w:r>
        <w:lastRenderedPageBreak/>
        <w:t>За извличането на данните от Mission Planner към скрипта е използван разработеният от екипа на MavLink сървър „mavsdk“</w:t>
      </w:r>
      <w:r w:rsidR="005660F1">
        <w:t xml:space="preserve"> </w:t>
      </w:r>
      <w:r>
        <w:t xml:space="preserve">[11], използващ UDP връзка. Той позволява лесно събиране на данни от полета в Python. След като данните вече са получени с помощта на този сървър, те се разделят на части. Тези части трябва да бъдат изпратени към симулатора, като е важно те да пристигнат цели по време на преноса. За целта частта от скрипта която се свързва със симулацията, играе ролята на TCP сървър. На няколко пъти се наложи промяна на първоначалния скрипт в процеса на разработката за да се разрешат различни проблеми. В следващата част от дипломната работа се описва подробно как работи финалният вариант на скрипта, както и неговите първоначални варианти, проблемите с тях и как са разрешени във финалната версия. </w:t>
      </w:r>
    </w:p>
    <w:p w14:paraId="08060AF9" w14:textId="77777777" w:rsidR="00D7126C" w:rsidRDefault="00D7126C" w:rsidP="00D7126C">
      <w:pPr>
        <w:ind w:firstLine="698"/>
      </w:pPr>
      <w:r>
        <w:t>Първоначално скриптът отделяше и изпращаше само скоростта, височината и географските координати на полета. В блупринта трябваше да се записва сегашната позиция на дрона, а пристигащите данни да се задават като цел, към която трябва да отиде и чрез изчисления в blueprint-а да се зададе ротацията на обекта. И от сегашната точка до целта да се премине чрез интерполация. Но това не беше особено успешно. Поради тази причина беше допълнен скрипта за да може да изпраща данни за ориентацията на дрона в пространството Pitch, Yaw и Roll. Проблемът в тази втора версия идваше от закъсненията, с които пристигаха данните. Данните, отговарящи за позицията на дрона, пристигаха много по-често от тези, които отговарят за ориентацията. Което водеше до това, че дронът летеше, „гледайки“ в грешната посока за известно време, преди данните да се синхронизират. За отстраняването на този проблем, в последната версия на скрипта, данните от всички променливи се изчакват и пакетират, за да се изпратят заедно, с цел да се премахне възможността за десинхронизация.</w:t>
      </w:r>
    </w:p>
    <w:p w14:paraId="598B0262" w14:textId="3E13CC77" w:rsidR="00E70CAD" w:rsidRDefault="00AF15AF" w:rsidP="00B37A2C">
      <w:pPr>
        <w:pStyle w:val="Heading3"/>
      </w:pPr>
      <w:bookmarkStart w:id="265" w:name="_Toc201085692"/>
      <w:r>
        <w:rPr>
          <w:lang w:val="en-US"/>
        </w:rPr>
        <w:t>4.</w:t>
      </w:r>
      <w:r w:rsidR="00DF40AA">
        <w:t>3</w:t>
      </w:r>
      <w:r>
        <w:rPr>
          <w:lang w:val="en-US"/>
        </w:rPr>
        <w:t xml:space="preserve">.1 </w:t>
      </w:r>
      <w:r w:rsidR="00E70CAD">
        <w:t>Реализация на сървър с Python</w:t>
      </w:r>
      <w:bookmarkEnd w:id="265"/>
    </w:p>
    <w:p w14:paraId="0D7C0CD4" w14:textId="2D97E0D4" w:rsidR="00033589" w:rsidRDefault="00F47B2F" w:rsidP="00B37A2C">
      <w:pPr>
        <w:pStyle w:val="Heading4"/>
      </w:pPr>
      <w:r>
        <w:rPr>
          <w:lang w:val="en-US"/>
        </w:rPr>
        <w:t>4.</w:t>
      </w:r>
      <w:r w:rsidR="00DF40AA">
        <w:t>3.</w:t>
      </w:r>
      <w:r>
        <w:rPr>
          <w:lang w:val="en-US"/>
        </w:rPr>
        <w:t xml:space="preserve">1.1 </w:t>
      </w:r>
      <w:r w:rsidR="00033589">
        <w:t xml:space="preserve">Използвани </w:t>
      </w:r>
      <w:r w:rsidR="00033589" w:rsidRPr="00033589">
        <w:t>библиотеки</w:t>
      </w:r>
    </w:p>
    <w:p w14:paraId="57032E5B" w14:textId="7B7C39F6" w:rsidR="00D7126C" w:rsidRDefault="00E70CAD" w:rsidP="00D7126C">
      <w:pPr>
        <w:rPr>
          <w:color w:val="auto"/>
        </w:rPr>
      </w:pPr>
      <w:r>
        <w:tab/>
      </w:r>
      <w:r>
        <w:tab/>
      </w:r>
      <w:r w:rsidR="00D7126C">
        <w:t>За да се използват функционалности, които позволяват използването на TCP и UDP сървър чрез Python, и за да е възможна работата с данните на MavLink, са импортирани следните библиотеки</w:t>
      </w:r>
      <w:r w:rsidR="00DD40CA">
        <w:t xml:space="preserve"> от </w:t>
      </w:r>
      <w:r w:rsidR="00DD40CA">
        <w:fldChar w:fldCharType="begin"/>
      </w:r>
      <w:r w:rsidR="00DD40CA">
        <w:instrText xml:space="preserve"> REF _Ref201084899 \h </w:instrText>
      </w:r>
      <w:r w:rsidR="00DD40CA">
        <w:fldChar w:fldCharType="separate"/>
      </w:r>
      <w:r w:rsidR="00910784">
        <w:t xml:space="preserve">Фигура </w:t>
      </w:r>
      <w:r w:rsidR="00910784">
        <w:rPr>
          <w:noProof/>
        </w:rPr>
        <w:t>20</w:t>
      </w:r>
      <w:r w:rsidR="00DD40CA">
        <w:fldChar w:fldCharType="end"/>
      </w:r>
      <w:r w:rsidR="00DD40CA">
        <w:t>:</w:t>
      </w:r>
    </w:p>
    <w:p w14:paraId="5098C09B" w14:textId="6AA50023" w:rsidR="00E70CAD" w:rsidRDefault="00E70CAD" w:rsidP="00D7126C">
      <w:pPr>
        <w:pStyle w:val="Caption"/>
      </w:pPr>
      <w:r>
        <w:rPr>
          <w:noProof/>
          <w:lang w:val="en-US" w:eastAsia="en-US"/>
        </w:rPr>
        <w:lastRenderedPageBreak/>
        <w:drawing>
          <wp:inline distT="0" distB="0" distL="0" distR="0" wp14:anchorId="68FA9C01" wp14:editId="51013C6F">
            <wp:extent cx="2266950" cy="1133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72180" cy="1136090"/>
                    </a:xfrm>
                    <a:prstGeom prst="rect">
                      <a:avLst/>
                    </a:prstGeom>
                  </pic:spPr>
                </pic:pic>
              </a:graphicData>
            </a:graphic>
          </wp:inline>
        </w:drawing>
      </w:r>
    </w:p>
    <w:p w14:paraId="3FF7A483" w14:textId="1E74A7FB" w:rsidR="00E70CAD" w:rsidRPr="00E70CAD" w:rsidRDefault="00E70CAD" w:rsidP="00E70CAD">
      <w:pPr>
        <w:pStyle w:val="Caption"/>
      </w:pPr>
      <w:bookmarkStart w:id="266" w:name="_Ref201084899"/>
      <w:bookmarkStart w:id="267" w:name="_Toc200967400"/>
      <w:bookmarkStart w:id="268" w:name="_Toc201085395"/>
      <w:r>
        <w:t xml:space="preserve">Фигура </w:t>
      </w:r>
      <w:r w:rsidR="00A019A4">
        <w:fldChar w:fldCharType="begin"/>
      </w:r>
      <w:r w:rsidR="00A019A4">
        <w:instrText xml:space="preserve"> SEQ Фигура \* ARABIC </w:instrText>
      </w:r>
      <w:r w:rsidR="00A019A4">
        <w:fldChar w:fldCharType="separate"/>
      </w:r>
      <w:r w:rsidR="00910784">
        <w:rPr>
          <w:noProof/>
        </w:rPr>
        <w:t>20</w:t>
      </w:r>
      <w:r w:rsidR="00A019A4">
        <w:rPr>
          <w:noProof/>
        </w:rPr>
        <w:fldChar w:fldCharType="end"/>
      </w:r>
      <w:bookmarkEnd w:id="266"/>
      <w:r w:rsidR="00F47B2F">
        <w:rPr>
          <w:noProof/>
          <w:lang w:val="en-US"/>
        </w:rPr>
        <w:t>:</w:t>
      </w:r>
      <w:r>
        <w:t xml:space="preserve"> Спи</w:t>
      </w:r>
      <w:r w:rsidR="005660F1">
        <w:t>с</w:t>
      </w:r>
      <w:r>
        <w:t xml:space="preserve">ък </w:t>
      </w:r>
      <w:r w:rsidR="00033589">
        <w:t>на</w:t>
      </w:r>
      <w:r>
        <w:t xml:space="preserve"> използвани</w:t>
      </w:r>
      <w:r w:rsidR="00033589">
        <w:t>те</w:t>
      </w:r>
      <w:r>
        <w:t xml:space="preserve"> библиотеки</w:t>
      </w:r>
      <w:bookmarkEnd w:id="267"/>
      <w:bookmarkEnd w:id="268"/>
    </w:p>
    <w:p w14:paraId="7AAB126D" w14:textId="7DF3BEF7" w:rsidR="00D7126C" w:rsidRDefault="00D7126C" w:rsidP="00D7126C">
      <w:pPr>
        <w:ind w:firstLine="698"/>
        <w:rPr>
          <w:color w:val="auto"/>
        </w:rPr>
      </w:pPr>
      <w:r>
        <w:t>Библиотеката Asyncio позволява асинхронно програмиране. Тоест, позволява изпълнението на няколко паралелни задачи, без да се блокира основният поток на програмата. Използва се, за да може получаването на данни о</w:t>
      </w:r>
      <w:r w:rsidR="005660F1">
        <w:t>т дрона и изпращането им към сим</w:t>
      </w:r>
      <w:r>
        <w:t>улатора да са независими едно от друго, така че изчакването на нови данни да не блокира изпращането на предходните.</w:t>
      </w:r>
    </w:p>
    <w:p w14:paraId="0FEEE619" w14:textId="77777777" w:rsidR="00D7126C" w:rsidRDefault="00D7126C" w:rsidP="00D7126C">
      <w:pPr>
        <w:ind w:firstLine="698"/>
      </w:pPr>
      <w:r>
        <w:t>Подбиблиотеката System на библиотеката mavsdk ни позволява да работим с данните пристигащи от дрона, и да извличаме позицията и ориентацията му в пространството.</w:t>
      </w:r>
    </w:p>
    <w:p w14:paraId="5AFE025B" w14:textId="77777777" w:rsidR="00D7126C" w:rsidRDefault="00D7126C" w:rsidP="00D7126C">
      <w:pPr>
        <w:ind w:firstLine="698"/>
      </w:pPr>
      <w:r>
        <w:t>Библиотеката socket се използва за създаването и поддържането на TCP сървъра, чрез който се извършва изпращането на данни към симулатора.</w:t>
      </w:r>
    </w:p>
    <w:p w14:paraId="5DAD3C84" w14:textId="6AF05008" w:rsidR="00D7126C" w:rsidRDefault="00D7126C" w:rsidP="00D7126C">
      <w:pPr>
        <w:ind w:firstLine="698"/>
      </w:pPr>
      <w:r>
        <w:t xml:space="preserve">Библиотеката </w:t>
      </w:r>
      <w:r>
        <w:rPr>
          <w:lang w:val="en-US"/>
        </w:rPr>
        <w:t>s</w:t>
      </w:r>
      <w:r>
        <w:t>truct позволява да пакетираме данните, които сме отделили в удобен за изпращане двоичен формат в нашия случай 4(float32) × 7 = 28 байта.</w:t>
      </w:r>
    </w:p>
    <w:p w14:paraId="1D557AD8" w14:textId="23D267A0" w:rsidR="00033589" w:rsidRDefault="00F47B2F" w:rsidP="00B37A2C">
      <w:pPr>
        <w:pStyle w:val="Heading4"/>
      </w:pPr>
      <w:r>
        <w:rPr>
          <w:lang w:val="en-US"/>
        </w:rPr>
        <w:t>4.</w:t>
      </w:r>
      <w:r w:rsidR="00DF40AA">
        <w:t>3</w:t>
      </w:r>
      <w:r>
        <w:rPr>
          <w:lang w:val="en-US"/>
        </w:rPr>
        <w:t xml:space="preserve">.1.2 </w:t>
      </w:r>
      <w:r w:rsidR="00033589">
        <w:t>Функции</w:t>
      </w:r>
    </w:p>
    <w:p w14:paraId="644CD15A" w14:textId="77777777" w:rsidR="00D7126C" w:rsidRDefault="00033589" w:rsidP="00D7126C">
      <w:pPr>
        <w:rPr>
          <w:color w:val="auto"/>
        </w:rPr>
      </w:pPr>
      <w:r>
        <w:tab/>
      </w:r>
      <w:r>
        <w:tab/>
      </w:r>
      <w:r w:rsidR="00D7126C">
        <w:t xml:space="preserve">В скрипта са дефинирани три функции. Първата функция отговаря за приемането на данни от Mission Planner, втората – за изпращането им към симулатора, а третата, основна функция, стартира двата процеса, свързва се със сървъра mavsdk и създава TCP сървър. </w:t>
      </w:r>
    </w:p>
    <w:p w14:paraId="72084721" w14:textId="03165AAC" w:rsidR="00D7126C" w:rsidRDefault="00D7126C" w:rsidP="00D7126C">
      <w:pPr>
        <w:ind w:firstLine="698"/>
      </w:pPr>
      <w:r>
        <w:t xml:space="preserve">Във функцията send_to_unreal() </w:t>
      </w:r>
      <w:r w:rsidR="00CA69DD">
        <w:t>(</w:t>
      </w:r>
      <w:r w:rsidR="00CA69DD">
        <w:fldChar w:fldCharType="begin"/>
      </w:r>
      <w:r w:rsidR="00CA69DD">
        <w:instrText xml:space="preserve"> REF _Ref201084878 \h </w:instrText>
      </w:r>
      <w:r w:rsidR="00CA69DD">
        <w:fldChar w:fldCharType="separate"/>
      </w:r>
      <w:r w:rsidR="00910784">
        <w:t xml:space="preserve">Фигура </w:t>
      </w:r>
      <w:r w:rsidR="00910784">
        <w:rPr>
          <w:noProof/>
        </w:rPr>
        <w:t>21</w:t>
      </w:r>
      <w:r w:rsidR="00CA69DD">
        <w:fldChar w:fldCharType="end"/>
      </w:r>
      <w:r w:rsidR="00CA69DD">
        <w:t xml:space="preserve">) </w:t>
      </w:r>
      <w:r>
        <w:t xml:space="preserve">се изпълнява безкраен цикъл, в който данните се вземат от опашката и се пакетират в променлива data. След което се прави опит за изпращане към симулатора с помощта на .sendall(). Ако има грешка, в конзолата се визуализира съобщение с описание на грешката за по-лесно отстраняване. След опит за изпращане на информацията, независимо дали е успешен или не, се задава изчакване от 100ms, за да се контролира скоростта на изпращане. Тази функция има входен </w:t>
      </w:r>
      <w:r>
        <w:lastRenderedPageBreak/>
        <w:t>параметър - връзката, към която се свързва симулацията. В конкретния случай това се случва на локалния адрес на машината, която извършва заявката: „127.0.0.1:5005“.</w:t>
      </w:r>
    </w:p>
    <w:p w14:paraId="134766EE" w14:textId="66BFB9EE" w:rsidR="00C36A7C" w:rsidRDefault="009B1431" w:rsidP="00D7126C">
      <w:r>
        <w:rPr>
          <w:rStyle w:val="CommentReference"/>
        </w:rPr>
        <w:commentReference w:id="269"/>
      </w:r>
      <w:r w:rsidR="00C36A7C">
        <w:rPr>
          <w:noProof/>
          <w:lang w:val="en-US" w:eastAsia="en-US"/>
        </w:rPr>
        <w:drawing>
          <wp:inline distT="0" distB="0" distL="0" distR="0" wp14:anchorId="2729AEEC" wp14:editId="36B55053">
            <wp:extent cx="5735336" cy="1992701"/>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88285" cy="2011098"/>
                    </a:xfrm>
                    <a:prstGeom prst="rect">
                      <a:avLst/>
                    </a:prstGeom>
                  </pic:spPr>
                </pic:pic>
              </a:graphicData>
            </a:graphic>
          </wp:inline>
        </w:drawing>
      </w:r>
    </w:p>
    <w:p w14:paraId="4137C260" w14:textId="47D1237D" w:rsidR="00C36A7C" w:rsidRDefault="00C36A7C" w:rsidP="00C36A7C">
      <w:pPr>
        <w:pStyle w:val="Caption"/>
      </w:pPr>
      <w:bookmarkStart w:id="270" w:name="_Ref201084878"/>
      <w:bookmarkStart w:id="271" w:name="_Toc200967401"/>
      <w:bookmarkStart w:id="272" w:name="_Toc201085396"/>
      <w:r>
        <w:t xml:space="preserve">Фигура </w:t>
      </w:r>
      <w:r w:rsidR="00645141">
        <w:fldChar w:fldCharType="begin"/>
      </w:r>
      <w:r w:rsidR="00645141">
        <w:instrText xml:space="preserve"> SEQ Фигура \* ARABIC </w:instrText>
      </w:r>
      <w:r w:rsidR="00645141">
        <w:fldChar w:fldCharType="separate"/>
      </w:r>
      <w:r w:rsidR="00910784">
        <w:rPr>
          <w:noProof/>
        </w:rPr>
        <w:t>21</w:t>
      </w:r>
      <w:r w:rsidR="00645141">
        <w:rPr>
          <w:noProof/>
        </w:rPr>
        <w:fldChar w:fldCharType="end"/>
      </w:r>
      <w:bookmarkEnd w:id="270"/>
      <w:r w:rsidR="00F47B2F">
        <w:rPr>
          <w:noProof/>
          <w:lang w:val="en-US"/>
        </w:rPr>
        <w:t>:</w:t>
      </w:r>
      <w:r>
        <w:t xml:space="preserve"> Функцията която изпраща данните към симулатора</w:t>
      </w:r>
      <w:bookmarkEnd w:id="271"/>
      <w:bookmarkEnd w:id="272"/>
    </w:p>
    <w:p w14:paraId="65B115E7" w14:textId="0D13AAE0" w:rsidR="00C36A7C" w:rsidRPr="00D7126C" w:rsidRDefault="00C36A7C" w:rsidP="00D7126C">
      <w:pPr>
        <w:rPr>
          <w:color w:val="auto"/>
        </w:rPr>
      </w:pPr>
      <w:r>
        <w:t xml:space="preserve"> </w:t>
      </w:r>
      <w:r>
        <w:tab/>
      </w:r>
      <w:r w:rsidR="00D7126C">
        <w:t xml:space="preserve">Във функцията collect_telemetry() </w:t>
      </w:r>
      <w:r w:rsidR="00CA69DD">
        <w:t>(</w:t>
      </w:r>
      <w:r w:rsidR="00CA69DD">
        <w:fldChar w:fldCharType="begin"/>
      </w:r>
      <w:r w:rsidR="00CA69DD">
        <w:instrText xml:space="preserve"> REF _Ref201084861 \h </w:instrText>
      </w:r>
      <w:r w:rsidR="00CA69DD">
        <w:fldChar w:fldCharType="separate"/>
      </w:r>
      <w:r w:rsidR="00910784">
        <w:t xml:space="preserve">Фигура </w:t>
      </w:r>
      <w:r w:rsidR="00910784">
        <w:rPr>
          <w:noProof/>
        </w:rPr>
        <w:t>22</w:t>
      </w:r>
      <w:r w:rsidR="00CA69DD">
        <w:fldChar w:fldCharType="end"/>
      </w:r>
      <w:r w:rsidR="00CA69DD">
        <w:t xml:space="preserve">) </w:t>
      </w:r>
      <w:r w:rsidR="00D7126C">
        <w:t xml:space="preserve">се събират данните от полета, разделят се само тези, които ще се изпращат, и се запазват в опашката, от която се извличат от функцията send_to_unral(). За да се случи това, първо се проверява дали има налична връзка с дрон. След като потвърдим, че има налична връзка с дрон и има налични данни, започва цикъл, който извлича тези данни, които са ни нужни, и </w:t>
      </w:r>
      <w:r w:rsidR="005660F1">
        <w:t>ги запазва в променливи с говоре</w:t>
      </w:r>
      <w:r w:rsidR="00D7126C">
        <w:t>щи имена (lat, lon, аlt, speed, pitch, roll, yaw). След като се съберат всички променливи, те се запазват в един общ пакет, като се отделят по 4 байта за всяка променлива, или общо 28 байта. Тази променлива се добавя в опашката, за да се изпрати, след което отново е поставено забавяне за контрол на потока при необходимост. В случая то е зададено на 50 ms.</w:t>
      </w:r>
    </w:p>
    <w:p w14:paraId="02DA9CB4" w14:textId="77777777" w:rsidR="00281061" w:rsidRDefault="00281061" w:rsidP="00281061">
      <w:pPr>
        <w:keepNext/>
      </w:pPr>
      <w:r>
        <w:rPr>
          <w:noProof/>
          <w:lang w:val="en-US" w:eastAsia="en-US"/>
        </w:rPr>
        <w:lastRenderedPageBreak/>
        <w:drawing>
          <wp:inline distT="0" distB="0" distL="0" distR="0" wp14:anchorId="2EF71842" wp14:editId="3BC09F59">
            <wp:extent cx="5756730" cy="42528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83388" cy="4272517"/>
                    </a:xfrm>
                    <a:prstGeom prst="rect">
                      <a:avLst/>
                    </a:prstGeom>
                  </pic:spPr>
                </pic:pic>
              </a:graphicData>
            </a:graphic>
          </wp:inline>
        </w:drawing>
      </w:r>
    </w:p>
    <w:p w14:paraId="7DB80D0B" w14:textId="6D2C4262" w:rsidR="00281061" w:rsidRDefault="00281061" w:rsidP="00281061">
      <w:pPr>
        <w:pStyle w:val="Caption"/>
      </w:pPr>
      <w:bookmarkStart w:id="273" w:name="_Ref201084861"/>
      <w:bookmarkStart w:id="274" w:name="_Toc200967402"/>
      <w:bookmarkStart w:id="275" w:name="_Toc201085397"/>
      <w:r>
        <w:t xml:space="preserve">Фигура </w:t>
      </w:r>
      <w:r w:rsidR="00645141">
        <w:fldChar w:fldCharType="begin"/>
      </w:r>
      <w:r w:rsidR="00645141">
        <w:instrText xml:space="preserve"> SEQ Фигура \* ARABIC </w:instrText>
      </w:r>
      <w:r w:rsidR="00645141">
        <w:fldChar w:fldCharType="separate"/>
      </w:r>
      <w:r w:rsidR="00910784">
        <w:rPr>
          <w:noProof/>
        </w:rPr>
        <w:t>22</w:t>
      </w:r>
      <w:r w:rsidR="00645141">
        <w:rPr>
          <w:noProof/>
        </w:rPr>
        <w:fldChar w:fldCharType="end"/>
      </w:r>
      <w:bookmarkEnd w:id="273"/>
      <w:r w:rsidR="00F47B2F">
        <w:rPr>
          <w:noProof/>
          <w:lang w:val="en-US"/>
        </w:rPr>
        <w:t>:</w:t>
      </w:r>
      <w:r>
        <w:t xml:space="preserve"> Функцията която се грижи за получаването на данните</w:t>
      </w:r>
      <w:bookmarkEnd w:id="274"/>
      <w:bookmarkEnd w:id="275"/>
    </w:p>
    <w:p w14:paraId="10966B9C" w14:textId="77777777" w:rsidR="00D7126C" w:rsidRDefault="00D7126C" w:rsidP="00534116">
      <w:pPr>
        <w:keepNext/>
        <w:ind w:firstLine="698"/>
      </w:pPr>
    </w:p>
    <w:p w14:paraId="6DFA6E59" w14:textId="5C981FBF" w:rsidR="00D7126C" w:rsidRPr="00CA69DD" w:rsidRDefault="00D7126C" w:rsidP="00D7126C">
      <w:pPr>
        <w:ind w:firstLine="698"/>
        <w:rPr>
          <w:color w:val="auto"/>
        </w:rPr>
      </w:pPr>
      <w:r>
        <w:t>Основната функция main()</w:t>
      </w:r>
      <w:r w:rsidR="00CA69DD">
        <w:t>(</w:t>
      </w:r>
      <w:r w:rsidR="00CA69DD">
        <w:fldChar w:fldCharType="begin"/>
      </w:r>
      <w:r w:rsidR="00CA69DD">
        <w:instrText xml:space="preserve"> REF _Ref201084821 \h </w:instrText>
      </w:r>
      <w:r w:rsidR="00CA69DD">
        <w:fldChar w:fldCharType="separate"/>
      </w:r>
      <w:r w:rsidR="00910784">
        <w:t xml:space="preserve">Фигура </w:t>
      </w:r>
      <w:r w:rsidR="00910784">
        <w:rPr>
          <w:noProof/>
        </w:rPr>
        <w:t>23</w:t>
      </w:r>
      <w:r w:rsidR="00CA69DD">
        <w:fldChar w:fldCharType="end"/>
      </w:r>
      <w:r w:rsidR="00CA69DD">
        <w:t>)</w:t>
      </w:r>
      <w:r>
        <w:t xml:space="preserve">, от която започва скриптът, се занимава със свързването към сървъра mavsdk, от който се вземат пристигащите данни. Създава и TCP сървър, към който симулаторът се свързва, за да получи данните. </w:t>
      </w:r>
      <w:r w:rsidR="00363206">
        <w:t>След това</w:t>
      </w:r>
      <w:r>
        <w:t xml:space="preserve"> започва</w:t>
      </w:r>
      <w:r w:rsidR="00363206">
        <w:t>т</w:t>
      </w:r>
      <w:r>
        <w:t xml:space="preserve"> два асинхронни процеса: събиране на данни и тяхното изпращане.</w:t>
      </w:r>
      <w:r w:rsidR="00CA69DD">
        <w:rPr>
          <w:lang w:val="en-US"/>
        </w:rPr>
        <w:t xml:space="preserve"> </w:t>
      </w:r>
    </w:p>
    <w:p w14:paraId="2CEC01FE" w14:textId="6E2EB303" w:rsidR="0099138C" w:rsidRDefault="0099138C" w:rsidP="00534116">
      <w:pPr>
        <w:keepNext/>
        <w:ind w:firstLine="698"/>
      </w:pPr>
      <w:r>
        <w:rPr>
          <w:noProof/>
          <w:lang w:val="en-US" w:eastAsia="en-US"/>
        </w:rPr>
        <w:lastRenderedPageBreak/>
        <w:drawing>
          <wp:inline distT="0" distB="0" distL="0" distR="0" wp14:anchorId="66F07DB5" wp14:editId="4C605930">
            <wp:extent cx="5684424" cy="43789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04384" cy="4394336"/>
                    </a:xfrm>
                    <a:prstGeom prst="rect">
                      <a:avLst/>
                    </a:prstGeom>
                  </pic:spPr>
                </pic:pic>
              </a:graphicData>
            </a:graphic>
          </wp:inline>
        </w:drawing>
      </w:r>
    </w:p>
    <w:p w14:paraId="184DA079" w14:textId="07B169EA" w:rsidR="0099138C" w:rsidRDefault="0099138C" w:rsidP="0099138C">
      <w:pPr>
        <w:pStyle w:val="Caption"/>
        <w:rPr>
          <w:lang w:val="en-US"/>
        </w:rPr>
      </w:pPr>
      <w:bookmarkStart w:id="276" w:name="_Ref201084821"/>
      <w:bookmarkStart w:id="277" w:name="_Toc200967403"/>
      <w:bookmarkStart w:id="278" w:name="_Toc201085398"/>
      <w:r>
        <w:t xml:space="preserve">Фигура </w:t>
      </w:r>
      <w:fldSimple w:instr=" SEQ Фигура \* ARABIC ">
        <w:r w:rsidR="00910784">
          <w:rPr>
            <w:noProof/>
          </w:rPr>
          <w:t>23</w:t>
        </w:r>
      </w:fldSimple>
      <w:bookmarkEnd w:id="276"/>
      <w:r w:rsidR="00F47B2F">
        <w:rPr>
          <w:noProof/>
          <w:lang w:val="en-US"/>
        </w:rPr>
        <w:t>:</w:t>
      </w:r>
      <w:r>
        <w:t xml:space="preserve"> Функцията </w:t>
      </w:r>
      <w:r>
        <w:rPr>
          <w:lang w:val="en-US"/>
        </w:rPr>
        <w:t>main()</w:t>
      </w:r>
      <w:bookmarkEnd w:id="277"/>
      <w:bookmarkEnd w:id="278"/>
    </w:p>
    <w:p w14:paraId="475FF2C8" w14:textId="39B8AE3A" w:rsidR="00534116" w:rsidRDefault="00F47B2F" w:rsidP="00B37A2C">
      <w:pPr>
        <w:pStyle w:val="Heading4"/>
      </w:pPr>
      <w:r>
        <w:rPr>
          <w:lang w:val="en-US"/>
        </w:rPr>
        <w:t>4.</w:t>
      </w:r>
      <w:r w:rsidR="00DF40AA">
        <w:t>3</w:t>
      </w:r>
      <w:r>
        <w:rPr>
          <w:lang w:val="en-US"/>
        </w:rPr>
        <w:t xml:space="preserve">.1.3 </w:t>
      </w:r>
      <w:r w:rsidR="00534116">
        <w:t xml:space="preserve">Изпълнение на скрипта </w:t>
      </w:r>
    </w:p>
    <w:p w14:paraId="413F3710" w14:textId="77777777" w:rsidR="00D7126C" w:rsidRDefault="00534116" w:rsidP="00D7126C">
      <w:pPr>
        <w:rPr>
          <w:color w:val="auto"/>
        </w:rPr>
      </w:pPr>
      <w:r>
        <w:t xml:space="preserve"> </w:t>
      </w:r>
      <w:r>
        <w:tab/>
      </w:r>
      <w:r>
        <w:tab/>
      </w:r>
      <w:r w:rsidR="00D7126C">
        <w:t xml:space="preserve">За да може скриптът да започне работа е необходимо да се изпълнят две команди в два терминала. Първата команда „.\mavsdk_server.exe -p 50051 udpin://0.0.0.0:14560“ стартира mavsdk сървъра, който трябва да е предварително свален. Той се свързва с Mission Planner (който предварително трябва да сме конфигурирали да изпраща MAVLink на порт 14560) и позволява на Python да използва MAVSDK API на порт 50051, за да е възможно извличането на данните. Във втория терминал след изпълнение на командата „python mavsdk_proxy.py“ се стартира скриптът. Изчаква се Unreal да се свърже. След като връзката бъде установена, данните започват да се изпращат през TCP към Unreal. </w:t>
      </w:r>
    </w:p>
    <w:p w14:paraId="31304A50" w14:textId="77777777" w:rsidR="00D7126C" w:rsidRDefault="00D7126C" w:rsidP="00D7126C">
      <w:pPr>
        <w:ind w:firstLine="698"/>
      </w:pPr>
      <w:r>
        <w:t>След като процесът на пренос на данни от MavLink към симулатора беше разгледан, следва да се обърне внимание на начина, по който тези данни се използват за визуализация на полета.</w:t>
      </w:r>
    </w:p>
    <w:p w14:paraId="38D3699D" w14:textId="20DFB569" w:rsidR="00D60946" w:rsidRDefault="00D60946" w:rsidP="00D7126C">
      <w:pPr>
        <w:rPr>
          <w:lang w:val="en-US"/>
        </w:rPr>
      </w:pPr>
      <w:r>
        <w:lastRenderedPageBreak/>
        <w:tab/>
      </w:r>
      <w:r w:rsidR="00AF15AF">
        <w:rPr>
          <w:lang w:val="en-US"/>
        </w:rPr>
        <w:t>4.</w:t>
      </w:r>
      <w:r w:rsidR="00DF40AA">
        <w:t>3</w:t>
      </w:r>
      <w:r w:rsidR="00AF15AF">
        <w:rPr>
          <w:lang w:val="en-US"/>
        </w:rPr>
        <w:t xml:space="preserve">.2 </w:t>
      </w:r>
      <w:r>
        <w:t xml:space="preserve">Визуализиране на полета в </w:t>
      </w:r>
      <w:r>
        <w:rPr>
          <w:lang w:val="en-US"/>
        </w:rPr>
        <w:t>Unreal Engine</w:t>
      </w:r>
    </w:p>
    <w:p w14:paraId="671DACEA" w14:textId="595E3195" w:rsidR="00D60946" w:rsidRDefault="00D60946" w:rsidP="00A33482">
      <w:r>
        <w:rPr>
          <w:lang w:val="en-US"/>
        </w:rPr>
        <w:tab/>
      </w:r>
      <w:r>
        <w:rPr>
          <w:lang w:val="en-US"/>
        </w:rPr>
        <w:tab/>
      </w:r>
      <w:r w:rsidR="00A33482" w:rsidRPr="00A33482">
        <w:t>Знаем, че всеки пакет от данни се състои от 7 променливи, като за всяка една от тях са заделени по 4 байта. Затова, в блупринта, всеки път, когато</w:t>
      </w:r>
      <w:r w:rsidR="00C463B5">
        <w:t xml:space="preserve"> се</w:t>
      </w:r>
      <w:r w:rsidR="00A33482" w:rsidRPr="00A33482">
        <w:t xml:space="preserve"> получ</w:t>
      </w:r>
      <w:r w:rsidR="00C463B5">
        <w:t>ат</w:t>
      </w:r>
      <w:r w:rsidR="00A33482" w:rsidRPr="00A33482">
        <w:t xml:space="preserve"> данни</w:t>
      </w:r>
      <w:r w:rsidR="00C463B5">
        <w:t xml:space="preserve"> те се</w:t>
      </w:r>
      <w:r w:rsidR="00A33482" w:rsidRPr="00A33482">
        <w:t xml:space="preserve"> разделя</w:t>
      </w:r>
      <w:r w:rsidR="00C463B5">
        <w:t>т</w:t>
      </w:r>
      <w:r w:rsidR="00A33482" w:rsidRPr="00A33482">
        <w:t xml:space="preserve"> и записва</w:t>
      </w:r>
      <w:r w:rsidR="00C463B5">
        <w:t>т</w:t>
      </w:r>
      <w:r w:rsidR="005660F1">
        <w:t xml:space="preserve"> в променливи с говоре</w:t>
      </w:r>
      <w:r w:rsidR="00A33482" w:rsidRPr="00A33482">
        <w:t xml:space="preserve">щи имена.  На </w:t>
      </w:r>
      <w:r w:rsidR="00A33482">
        <w:fldChar w:fldCharType="begin"/>
      </w:r>
      <w:r w:rsidR="00A33482">
        <w:instrText xml:space="preserve"> REF _Ref200636225 \h </w:instrText>
      </w:r>
      <w:r w:rsidR="00A33482">
        <w:fldChar w:fldCharType="separate"/>
      </w:r>
      <w:r w:rsidR="00910784">
        <w:t xml:space="preserve">Фигура </w:t>
      </w:r>
      <w:r w:rsidR="00910784">
        <w:rPr>
          <w:noProof/>
        </w:rPr>
        <w:t>24</w:t>
      </w:r>
      <w:r w:rsidR="00A33482">
        <w:fldChar w:fldCharType="end"/>
      </w:r>
      <w:r w:rsidR="00A33482" w:rsidRPr="00A33482">
        <w:t xml:space="preserve"> е показано как изглежда отделянето и запазването на географската ширина, на която се намира дронът. За другите променливи е абсолютно аналогично, като се променят номерата на байтовете, които се използват, и променливите, в които се запазват.</w:t>
      </w:r>
      <w:r>
        <w:rPr>
          <w:noProof/>
          <w:lang w:val="en-US" w:eastAsia="en-US"/>
        </w:rPr>
        <w:drawing>
          <wp:inline distT="0" distB="0" distL="0" distR="0" wp14:anchorId="34749CC9" wp14:editId="215E544B">
            <wp:extent cx="5762110" cy="1690777"/>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50367" cy="1716674"/>
                    </a:xfrm>
                    <a:prstGeom prst="rect">
                      <a:avLst/>
                    </a:prstGeom>
                  </pic:spPr>
                </pic:pic>
              </a:graphicData>
            </a:graphic>
          </wp:inline>
        </w:drawing>
      </w:r>
    </w:p>
    <w:p w14:paraId="2AFF2B19" w14:textId="6C449A38" w:rsidR="00D60946" w:rsidRDefault="00D60946" w:rsidP="00D60946">
      <w:pPr>
        <w:pStyle w:val="Caption"/>
      </w:pPr>
      <w:bookmarkStart w:id="279" w:name="_Ref200636225"/>
      <w:bookmarkStart w:id="280" w:name="_Toc200967404"/>
      <w:bookmarkStart w:id="281" w:name="_Toc201085399"/>
      <w:r>
        <w:t xml:space="preserve">Фигура </w:t>
      </w:r>
      <w:r w:rsidR="00645141">
        <w:fldChar w:fldCharType="begin"/>
      </w:r>
      <w:r w:rsidR="00645141">
        <w:instrText xml:space="preserve"> SEQ Фигура \* ARABIC </w:instrText>
      </w:r>
      <w:r w:rsidR="00645141">
        <w:fldChar w:fldCharType="separate"/>
      </w:r>
      <w:r w:rsidR="00910784">
        <w:rPr>
          <w:noProof/>
        </w:rPr>
        <w:t>24</w:t>
      </w:r>
      <w:r w:rsidR="00645141">
        <w:rPr>
          <w:noProof/>
        </w:rPr>
        <w:fldChar w:fldCharType="end"/>
      </w:r>
      <w:bookmarkEnd w:id="279"/>
      <w:r w:rsidR="00F47B2F">
        <w:rPr>
          <w:noProof/>
          <w:lang w:val="en-US"/>
        </w:rPr>
        <w:t>:</w:t>
      </w:r>
      <w:r>
        <w:t xml:space="preserve"> </w:t>
      </w:r>
      <w:r w:rsidRPr="00D60946">
        <w:t>Записване на пристигащата географска ширина в променлива</w:t>
      </w:r>
      <w:bookmarkEnd w:id="280"/>
      <w:bookmarkEnd w:id="281"/>
    </w:p>
    <w:p w14:paraId="33EF44CE" w14:textId="0E2EDCD3" w:rsidR="00D7126C" w:rsidRDefault="00135B50" w:rsidP="00D7126C">
      <w:pPr>
        <w:rPr>
          <w:color w:val="auto"/>
        </w:rPr>
      </w:pPr>
      <w:r>
        <w:tab/>
      </w:r>
      <w:r>
        <w:tab/>
      </w:r>
      <w:r w:rsidR="00D7126C">
        <w:t>След като всички данни, необходими за симулацията, са налични, подбрахме модел на дрон за неговата визуализация. Използван е безплатният модел на UAV MQ-9 Reaper West (</w:t>
      </w:r>
      <w:r w:rsidR="00CA69DD">
        <w:fldChar w:fldCharType="begin"/>
      </w:r>
      <w:r w:rsidR="00CA69DD">
        <w:instrText xml:space="preserve"> REF _Ref200636714 \h </w:instrText>
      </w:r>
      <w:r w:rsidR="00CA69DD">
        <w:fldChar w:fldCharType="separate"/>
      </w:r>
      <w:r w:rsidR="00910784">
        <w:t xml:space="preserve">Фигура </w:t>
      </w:r>
      <w:r w:rsidR="00910784">
        <w:rPr>
          <w:noProof/>
        </w:rPr>
        <w:t>25</w:t>
      </w:r>
      <w:r w:rsidR="00CA69DD">
        <w:fldChar w:fldCharType="end"/>
      </w:r>
      <w:r w:rsidR="00CA69DD">
        <w:rPr>
          <w:lang w:val="en-US"/>
        </w:rPr>
        <w:t>)</w:t>
      </w:r>
      <w:r w:rsidR="00D7126C">
        <w:t xml:space="preserve"> от сайта на Vigilante</w:t>
      </w:r>
      <w:r w:rsidR="005660F1">
        <w:t xml:space="preserve"> </w:t>
      </w:r>
      <w:r w:rsidR="00D7126C">
        <w:t>[10].</w:t>
      </w:r>
    </w:p>
    <w:p w14:paraId="2729635B" w14:textId="7F4C79F2" w:rsidR="00C51BC8" w:rsidRDefault="00C51BC8" w:rsidP="00D7126C">
      <w:pPr>
        <w:pStyle w:val="Caption"/>
      </w:pPr>
      <w:r>
        <w:rPr>
          <w:noProof/>
          <w:lang w:val="en-US" w:eastAsia="en-US"/>
        </w:rPr>
        <w:drawing>
          <wp:inline distT="0" distB="0" distL="0" distR="0" wp14:anchorId="3ED7E0FA" wp14:editId="49A67DCE">
            <wp:extent cx="3371850" cy="1896663"/>
            <wp:effectExtent l="0" t="0" r="0" b="8890"/>
            <wp:docPr id="34" name="Picture 34" descr="MQ9_Gallery_A_04_1920x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Q9_Gallery_A_04_1920x108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6980" cy="1983923"/>
                    </a:xfrm>
                    <a:prstGeom prst="rect">
                      <a:avLst/>
                    </a:prstGeom>
                    <a:noFill/>
                    <a:ln>
                      <a:noFill/>
                    </a:ln>
                  </pic:spPr>
                </pic:pic>
              </a:graphicData>
            </a:graphic>
          </wp:inline>
        </w:drawing>
      </w:r>
    </w:p>
    <w:p w14:paraId="41052220" w14:textId="5434ACD9" w:rsidR="00C51BC8" w:rsidRDefault="00C51BC8" w:rsidP="00C51BC8">
      <w:pPr>
        <w:pStyle w:val="Caption"/>
        <w:keepNext/>
      </w:pPr>
      <w:bookmarkStart w:id="282" w:name="_Ref200636714"/>
      <w:bookmarkStart w:id="283" w:name="_Toc200967405"/>
      <w:bookmarkStart w:id="284" w:name="_Toc201085400"/>
      <w:r>
        <w:t xml:space="preserve">Фигура </w:t>
      </w:r>
      <w:r w:rsidR="00A019A4">
        <w:fldChar w:fldCharType="begin"/>
      </w:r>
      <w:r w:rsidR="00A019A4">
        <w:instrText xml:space="preserve"> SEQ Фигура \* ARABIC </w:instrText>
      </w:r>
      <w:r w:rsidR="00A019A4">
        <w:fldChar w:fldCharType="separate"/>
      </w:r>
      <w:r w:rsidR="00910784">
        <w:rPr>
          <w:noProof/>
        </w:rPr>
        <w:t>25</w:t>
      </w:r>
      <w:r w:rsidR="00A019A4">
        <w:rPr>
          <w:noProof/>
        </w:rPr>
        <w:fldChar w:fldCharType="end"/>
      </w:r>
      <w:bookmarkEnd w:id="282"/>
      <w:r w:rsidR="00F47B2F">
        <w:rPr>
          <w:noProof/>
          <w:lang w:val="en-US"/>
        </w:rPr>
        <w:t>:</w:t>
      </w:r>
      <w:r>
        <w:t xml:space="preserve"> Модел на дрона</w:t>
      </w:r>
      <w:bookmarkEnd w:id="283"/>
      <w:bookmarkEnd w:id="284"/>
    </w:p>
    <w:p w14:paraId="569FD2AB" w14:textId="276ACD95" w:rsidR="00A33482" w:rsidRDefault="00D7126C" w:rsidP="00A33482">
      <w:pPr>
        <w:ind w:firstLine="698"/>
        <w:rPr>
          <w:color w:val="auto"/>
        </w:rPr>
      </w:pPr>
      <w:r w:rsidRPr="00D7126C">
        <w:t xml:space="preserve">Skeletal mesh моделът е сложен като начален компонент на блупринта, от който се извличат данните, и е добавен към нивото. За да е възможно да  се използва камера е добавен камера компонент, който е свързан със skeletal mesh-а благодарение на spring arm компонент. Освен това, на по-късен етап се наложи да добавим и компонент CesiumGlobeAnchor, за да е възможно преместването на дрона в пространството със </w:t>
      </w:r>
      <w:r w:rsidRPr="00D7126C">
        <w:lastRenderedPageBreak/>
        <w:t>функциите, вградени в софтуерната добавка Cesium for Unreal</w:t>
      </w:r>
      <w:r w:rsidR="00D7171C" w:rsidRPr="00D7171C">
        <w:t xml:space="preserve">. </w:t>
      </w:r>
      <w:r w:rsidR="00C463B5">
        <w:t xml:space="preserve">На </w:t>
      </w:r>
      <w:r w:rsidR="00C463B5">
        <w:fldChar w:fldCharType="begin"/>
      </w:r>
      <w:r w:rsidR="00C463B5">
        <w:instrText xml:space="preserve"> REF _Ref200974129 \h </w:instrText>
      </w:r>
      <w:r w:rsidR="00C463B5">
        <w:fldChar w:fldCharType="separate"/>
      </w:r>
      <w:r w:rsidR="00910784">
        <w:t xml:space="preserve">Фигура </w:t>
      </w:r>
      <w:r w:rsidR="00910784">
        <w:rPr>
          <w:noProof/>
        </w:rPr>
        <w:t>26</w:t>
      </w:r>
      <w:r w:rsidR="00C463B5">
        <w:fldChar w:fldCharType="end"/>
      </w:r>
      <w:r w:rsidR="00C463B5">
        <w:t xml:space="preserve"> е п</w:t>
      </w:r>
      <w:r w:rsidR="00D7171C" w:rsidRPr="00D7171C">
        <w:t>оказана е финалната структура на блупринта на дрона.</w:t>
      </w:r>
    </w:p>
    <w:p w14:paraId="7617F583" w14:textId="77777777" w:rsidR="00C51BC8" w:rsidRDefault="00C51BC8" w:rsidP="00C51BC8">
      <w:pPr>
        <w:pStyle w:val="Quote"/>
      </w:pPr>
      <w:r>
        <w:rPr>
          <w:noProof/>
          <w:lang w:val="en-US" w:eastAsia="en-US"/>
        </w:rPr>
        <w:drawing>
          <wp:inline distT="0" distB="0" distL="0" distR="0" wp14:anchorId="7E88AADF" wp14:editId="37425B69">
            <wp:extent cx="2536480" cy="15906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46493" cy="1596954"/>
                    </a:xfrm>
                    <a:prstGeom prst="rect">
                      <a:avLst/>
                    </a:prstGeom>
                  </pic:spPr>
                </pic:pic>
              </a:graphicData>
            </a:graphic>
          </wp:inline>
        </w:drawing>
      </w:r>
    </w:p>
    <w:p w14:paraId="7F56C968" w14:textId="28061968" w:rsidR="00135B50" w:rsidRDefault="00C51BC8" w:rsidP="00C51BC8">
      <w:pPr>
        <w:pStyle w:val="Caption"/>
        <w:ind w:left="2134" w:firstLine="698"/>
        <w:jc w:val="both"/>
      </w:pPr>
      <w:bookmarkStart w:id="285" w:name="_Ref200974129"/>
      <w:bookmarkStart w:id="286" w:name="_Toc200967406"/>
      <w:bookmarkStart w:id="287" w:name="_Toc201085401"/>
      <w:r>
        <w:t xml:space="preserve">Фигура </w:t>
      </w:r>
      <w:r w:rsidR="00645141">
        <w:fldChar w:fldCharType="begin"/>
      </w:r>
      <w:r w:rsidR="00645141">
        <w:instrText xml:space="preserve"> SEQ Фигура \* ARABIC </w:instrText>
      </w:r>
      <w:r w:rsidR="00645141">
        <w:fldChar w:fldCharType="separate"/>
      </w:r>
      <w:r w:rsidR="00910784">
        <w:rPr>
          <w:noProof/>
        </w:rPr>
        <w:t>26</w:t>
      </w:r>
      <w:r w:rsidR="00645141">
        <w:rPr>
          <w:noProof/>
        </w:rPr>
        <w:fldChar w:fldCharType="end"/>
      </w:r>
      <w:bookmarkEnd w:id="285"/>
      <w:r w:rsidR="00F47B2F">
        <w:rPr>
          <w:noProof/>
          <w:lang w:val="en-US"/>
        </w:rPr>
        <w:t>:</w:t>
      </w:r>
      <w:r>
        <w:t xml:space="preserve"> Структура на блупринта</w:t>
      </w:r>
      <w:bookmarkEnd w:id="286"/>
      <w:bookmarkEnd w:id="287"/>
    </w:p>
    <w:p w14:paraId="4187925A" w14:textId="150E4AE6" w:rsidR="00A33482" w:rsidRPr="00D7171C" w:rsidRDefault="00A33482" w:rsidP="00A33482">
      <w:r>
        <w:tab/>
      </w:r>
      <w:r>
        <w:tab/>
      </w:r>
      <w:r w:rsidR="00D7126C" w:rsidRPr="00D7126C">
        <w:t xml:space="preserve">След като блупринтът е конфигуриран, остава само да се направи нивото, на което ще се визуализира полетът. За целта  е използвана софтуерната добавка Cesium for Unreal. Създадено е ново ниво, към което е добавен терен с помощта на сателитни изображения от базата данни на Cesium. Това автоматично добавя Cesium World Terrain, CesiumCameraManager, CesiumGeoreference и CesiumCreditSystemBP към ниво. За  да е осветено нивото е добавен и CesiumSunSky. Чрез задаване на дата и час се симулира точната дневна светлина на локацията, в която се намираме. След това ниво има следния изглед от </w:t>
      </w:r>
      <w:r w:rsidR="00C463B5">
        <w:fldChar w:fldCharType="begin"/>
      </w:r>
      <w:r w:rsidR="00C463B5">
        <w:instrText xml:space="preserve"> REF _Ref200638271 \h </w:instrText>
      </w:r>
      <w:r w:rsidR="00C463B5">
        <w:fldChar w:fldCharType="separate"/>
      </w:r>
      <w:r w:rsidR="00910784">
        <w:t xml:space="preserve">Фигура </w:t>
      </w:r>
      <w:r w:rsidR="00910784">
        <w:rPr>
          <w:noProof/>
        </w:rPr>
        <w:t>27</w:t>
      </w:r>
      <w:r w:rsidR="00C463B5">
        <w:fldChar w:fldCharType="end"/>
      </w:r>
      <w:r w:rsidR="00D7171C">
        <w:t>.</w:t>
      </w:r>
    </w:p>
    <w:p w14:paraId="739307A0" w14:textId="77777777" w:rsidR="00D7171C" w:rsidRDefault="00A33482" w:rsidP="00D7171C">
      <w:pPr>
        <w:pStyle w:val="Quote"/>
        <w:keepNext/>
      </w:pPr>
      <w:r>
        <w:rPr>
          <w:noProof/>
          <w:lang w:val="en-US" w:eastAsia="en-US"/>
        </w:rPr>
        <w:drawing>
          <wp:inline distT="0" distB="0" distL="0" distR="0" wp14:anchorId="27B8F501" wp14:editId="7D9BE7B9">
            <wp:extent cx="3505200" cy="17240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05200" cy="1724025"/>
                    </a:xfrm>
                    <a:prstGeom prst="rect">
                      <a:avLst/>
                    </a:prstGeom>
                  </pic:spPr>
                </pic:pic>
              </a:graphicData>
            </a:graphic>
          </wp:inline>
        </w:drawing>
      </w:r>
    </w:p>
    <w:p w14:paraId="2FEF83E7" w14:textId="5378DE1E" w:rsidR="00A33482" w:rsidRDefault="00D7171C" w:rsidP="005D478F">
      <w:pPr>
        <w:pStyle w:val="Caption"/>
        <w:rPr>
          <w:lang w:val="en-US"/>
        </w:rPr>
      </w:pPr>
      <w:bookmarkStart w:id="288" w:name="_Ref200638271"/>
      <w:bookmarkStart w:id="289" w:name="_Toc200967407"/>
      <w:bookmarkStart w:id="290" w:name="_Toc201085402"/>
      <w:r>
        <w:t xml:space="preserve">Фигура </w:t>
      </w:r>
      <w:fldSimple w:instr=" SEQ Фигура \* ARABIC ">
        <w:r w:rsidR="00910784">
          <w:rPr>
            <w:noProof/>
          </w:rPr>
          <w:t>27</w:t>
        </w:r>
      </w:fldSimple>
      <w:bookmarkEnd w:id="288"/>
      <w:r w:rsidR="00F47B2F">
        <w:rPr>
          <w:noProof/>
          <w:lang w:val="en-US"/>
        </w:rPr>
        <w:t>:</w:t>
      </w:r>
      <w:r>
        <w:t xml:space="preserve"> </w:t>
      </w:r>
      <w:r>
        <w:rPr>
          <w:lang w:val="en-US"/>
        </w:rPr>
        <w:t>World outliner</w:t>
      </w:r>
      <w:bookmarkEnd w:id="289"/>
      <w:bookmarkEnd w:id="290"/>
    </w:p>
    <w:p w14:paraId="07B5FB59" w14:textId="77777777" w:rsidR="00D7126C" w:rsidRDefault="00D7171C" w:rsidP="00D7126C">
      <w:pPr>
        <w:rPr>
          <w:color w:val="auto"/>
        </w:rPr>
      </w:pPr>
      <w:r>
        <w:tab/>
      </w:r>
      <w:r>
        <w:tab/>
      </w:r>
      <w:r w:rsidR="00D7126C">
        <w:t xml:space="preserve">След като теренът е добавен терен е необходимо да бъде конфигуриран от панела с детайлите, за да бъде позициониран на правилното място от света, където ще започне мисия. За целта се вземат координатите на началната точка на мисията, („Home location“), и се поставят в полето с детайли на CesiumGeoreference. Това ще премести сцената на тези координати. Не би трябвало да има проблем, ако не зададем тази точка </w:t>
      </w:r>
      <w:r w:rsidR="00D7126C">
        <w:lastRenderedPageBreak/>
        <w:t xml:space="preserve">понеже по време на симулацията се гледаме от движещата се камера на борда на дрона, но е по-добре да се подсигурим, а и това улеснява процеса на разработка и откриването на проблеми с визуализацията. </w:t>
      </w:r>
    </w:p>
    <w:p w14:paraId="6B784133" w14:textId="6F818B62" w:rsidR="00D7126C" w:rsidRDefault="00D7126C" w:rsidP="00D7126C">
      <w:pPr>
        <w:ind w:firstLine="698"/>
      </w:pPr>
      <w:r>
        <w:t xml:space="preserve">С набавените данни и създадения терен, остава само да се изпълни визуализацията на полета. </w:t>
      </w:r>
      <w:r>
        <w:fldChar w:fldCharType="begin"/>
      </w:r>
      <w:r>
        <w:instrText xml:space="preserve"> REF _Ref200638990 \h </w:instrText>
      </w:r>
      <w:r>
        <w:fldChar w:fldCharType="separate"/>
      </w:r>
      <w:r w:rsidR="00910784">
        <w:t xml:space="preserve">Фигура </w:t>
      </w:r>
      <w:r w:rsidR="00910784">
        <w:rPr>
          <w:noProof/>
        </w:rPr>
        <w:t>28</w:t>
      </w:r>
      <w:r>
        <w:fldChar w:fldCharType="end"/>
      </w:r>
      <w:r>
        <w:t xml:space="preserve"> показва как се извършва движението в пространството. При всяко обновяване на играта се взема текущата позиция на дрона в пространството и се извършва интерполация между нея и последните данни, получени от Mission Planner, след което с получения вектор задаваме нова позиция на дрона. Аналогично се извършва и ротацията с единствената разлика, че преди да извършим интерполация изваждаме 90 градуса от променливата Pitch, тъй като MavLink и Unreal използват две различни системи за задаване на ротация в пространството и е необходимо да да компенсираме разминаването.</w:t>
      </w:r>
    </w:p>
    <w:p w14:paraId="2010136E" w14:textId="7D357AD3" w:rsidR="00D3100B" w:rsidRDefault="00D3100B" w:rsidP="00D7126C">
      <w:r>
        <w:rPr>
          <w:noProof/>
          <w:lang w:val="en-US" w:eastAsia="en-US"/>
        </w:rPr>
        <w:drawing>
          <wp:inline distT="0" distB="0" distL="0" distR="0" wp14:anchorId="2BB69BBF" wp14:editId="7FF33BE1">
            <wp:extent cx="5779698" cy="1818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81872" cy="1850404"/>
                    </a:xfrm>
                    <a:prstGeom prst="rect">
                      <a:avLst/>
                    </a:prstGeom>
                  </pic:spPr>
                </pic:pic>
              </a:graphicData>
            </a:graphic>
          </wp:inline>
        </w:drawing>
      </w:r>
    </w:p>
    <w:p w14:paraId="6DA71833" w14:textId="39FF5705" w:rsidR="00D3100B" w:rsidRDefault="00D3100B" w:rsidP="005D478F">
      <w:pPr>
        <w:pStyle w:val="Caption"/>
      </w:pPr>
      <w:bookmarkStart w:id="291" w:name="_Ref200638990"/>
      <w:bookmarkStart w:id="292" w:name="_Toc200967408"/>
      <w:bookmarkStart w:id="293" w:name="_Toc201085403"/>
      <w:r>
        <w:t xml:space="preserve">Фигура </w:t>
      </w:r>
      <w:r w:rsidR="00645141">
        <w:fldChar w:fldCharType="begin"/>
      </w:r>
      <w:r w:rsidR="00645141">
        <w:instrText xml:space="preserve"> SEQ Фигура \* ARABIC </w:instrText>
      </w:r>
      <w:r w:rsidR="00645141">
        <w:fldChar w:fldCharType="separate"/>
      </w:r>
      <w:r w:rsidR="00910784">
        <w:rPr>
          <w:noProof/>
        </w:rPr>
        <w:t>28</w:t>
      </w:r>
      <w:r w:rsidR="00645141">
        <w:rPr>
          <w:noProof/>
        </w:rPr>
        <w:fldChar w:fldCharType="end"/>
      </w:r>
      <w:bookmarkEnd w:id="291"/>
      <w:r w:rsidR="00F47B2F">
        <w:rPr>
          <w:noProof/>
          <w:lang w:val="en-US"/>
        </w:rPr>
        <w:t>:</w:t>
      </w:r>
      <w:r>
        <w:t xml:space="preserve"> Визуализация на </w:t>
      </w:r>
      <w:r w:rsidRPr="005D478F">
        <w:t>движение</w:t>
      </w:r>
      <w:r>
        <w:t xml:space="preserve"> в пространството</w:t>
      </w:r>
      <w:bookmarkEnd w:id="292"/>
      <w:bookmarkEnd w:id="293"/>
    </w:p>
    <w:p w14:paraId="49178FE4" w14:textId="2441CD50" w:rsidR="00D3100B" w:rsidRDefault="00AF15AF" w:rsidP="00F80398">
      <w:pPr>
        <w:pStyle w:val="Heading2"/>
      </w:pPr>
      <w:bookmarkStart w:id="294" w:name="_Toc201085693"/>
      <w:r>
        <w:rPr>
          <w:lang w:val="en-US"/>
        </w:rPr>
        <w:t>4.</w:t>
      </w:r>
      <w:r w:rsidR="00DF40AA">
        <w:t>4</w:t>
      </w:r>
      <w:r>
        <w:rPr>
          <w:lang w:val="en-US"/>
        </w:rPr>
        <w:t xml:space="preserve"> </w:t>
      </w:r>
      <w:r w:rsidR="00B45702">
        <w:t>Ф</w:t>
      </w:r>
      <w:r w:rsidR="00D3100B">
        <w:t>аза на тестване</w:t>
      </w:r>
      <w:bookmarkEnd w:id="294"/>
    </w:p>
    <w:p w14:paraId="714B32B3" w14:textId="77777777" w:rsidR="00D7126C" w:rsidRDefault="00F80398" w:rsidP="00D7126C">
      <w:pPr>
        <w:rPr>
          <w:color w:val="auto"/>
        </w:rPr>
      </w:pPr>
      <w:r>
        <w:tab/>
      </w:r>
      <w:r>
        <w:tab/>
      </w:r>
      <w:r w:rsidR="00D7126C">
        <w:t xml:space="preserve">В този етап от софтуерната разработка се правят различни видове тестове, като integration tests, unit tests, functional tests, performance tests, system tests или smoke tests, за да се открият и отстранят различни проблеми, които са останали след фазата на разработване. След края на тази фаза се очаква да има завършено и работещо приложение с пълна функционалност. Към тази фаза може да бъде добавена и фаза на поддръжка, която следва да бъде допълнително уточнена между разработчиците и потребителите на софтуера. В текущата разработка са правени само ръчни тестове. След завършване на някоя от функционалностите например след получаване на данните, са правени малки тестове, за да се потвърди, че всичко е наред. За по-големи разработки </w:t>
      </w:r>
      <w:r w:rsidR="00D7126C">
        <w:lastRenderedPageBreak/>
        <w:t>приложението може да се предостави на други лица, които да тестване, тъй като така е по-вероятно да бъде открит проблем.</w:t>
      </w:r>
    </w:p>
    <w:p w14:paraId="380324BB" w14:textId="3CB7C69C" w:rsidR="00145FBB" w:rsidRDefault="00145FBB" w:rsidP="00E6617C">
      <w:pPr>
        <w:pStyle w:val="Heading1"/>
      </w:pPr>
      <w:bookmarkStart w:id="295" w:name="_Toc201085694"/>
      <w:r>
        <w:t>Заключение</w:t>
      </w:r>
      <w:bookmarkEnd w:id="295"/>
    </w:p>
    <w:p w14:paraId="613A70BD" w14:textId="77777777" w:rsidR="00E07F12" w:rsidRDefault="00E07F12" w:rsidP="00E07F12">
      <w:pPr>
        <w:ind w:firstLine="698"/>
        <w:rPr>
          <w:color w:val="auto"/>
        </w:rPr>
      </w:pPr>
      <w:r>
        <w:t xml:space="preserve">В дипломната работа са разгледани възможностите за управление на безпилотни летателни апарати. Разгледани са различни методи за пренос на данни в интернет, както и техните предимства и недостатъци. Разгледани са възможностите за създаване на игри и виртуални изживявания с помощта на Unreal Engine и множеството налични софтуерни добавки към него. </w:t>
      </w:r>
    </w:p>
    <w:p w14:paraId="5836A2ED" w14:textId="77777777" w:rsidR="00BB653B" w:rsidRPr="00BB653B" w:rsidRDefault="00BB653B" w:rsidP="00BB653B">
      <w:pPr>
        <w:ind w:firstLine="698"/>
      </w:pPr>
      <w:bookmarkStart w:id="296" w:name="_Toc201085695"/>
      <w:r w:rsidRPr="00BB653B">
        <w:t>След проучване, именно тези технологии бяха избрани като най-подходящи за разработване на симулация в реално време, която може да се използва за прототип върху който в бъдеще да стъпи подобна по-голяма софтуерна разработка. Разработката акцентира върху анализа на поставената задача, подходите за нейното решаване, програмната реализация и крайните резултати от работата на предложения алгоритъм. Изработеният софтуер предоставя модул, който отговаря за трансфера на данни от наземния контрол към изработения симулатор, в който се визуализира в реално време полетът. За визуализацията се използва интерполация на настоящата позиция на автономния дрон и пристигащата позиция от наземния контрол.</w:t>
      </w:r>
    </w:p>
    <w:p w14:paraId="13256C29" w14:textId="4E65C75F" w:rsidR="00352920" w:rsidRDefault="003D4EB1" w:rsidP="00352920">
      <w:pPr>
        <w:pStyle w:val="Heading1"/>
      </w:pPr>
      <w:r>
        <w:t>Авторска справка за приносите</w:t>
      </w:r>
      <w:bookmarkEnd w:id="296"/>
    </w:p>
    <w:p w14:paraId="02828919" w14:textId="77777777" w:rsidR="00D7126C" w:rsidRDefault="00D7126C" w:rsidP="00D7126C">
      <w:pPr>
        <w:ind w:firstLine="698"/>
        <w:rPr>
          <w:color w:val="auto"/>
        </w:rPr>
      </w:pPr>
      <w:r>
        <w:t>Авторът е допринесъл за настоящата дипломна работа, разработването на приложение за симулиране на полет на безпилотен летателен апарат използвайки данни от автопилота на Mission Planner и Unreal Engine 4. Крайният резултат е постигнат чрез:</w:t>
      </w:r>
    </w:p>
    <w:p w14:paraId="1E4A0443" w14:textId="611C404E" w:rsidR="00E07F12" w:rsidRDefault="00E07F12" w:rsidP="00F90929">
      <w:pPr>
        <w:pStyle w:val="ListParagraph"/>
        <w:numPr>
          <w:ilvl w:val="0"/>
          <w:numId w:val="32"/>
        </w:numPr>
      </w:pPr>
      <w:r>
        <w:t>изготвяне на концепция за приложението</w:t>
      </w:r>
    </w:p>
    <w:p w14:paraId="1892521D" w14:textId="3B95213E" w:rsidR="00E07F12" w:rsidRDefault="00E07F12" w:rsidP="00E07F12">
      <w:pPr>
        <w:pStyle w:val="ListParagraph"/>
        <w:numPr>
          <w:ilvl w:val="0"/>
          <w:numId w:val="31"/>
        </w:numPr>
      </w:pPr>
      <w:r>
        <w:t>проучване, анализ и избор на подходящата технология за разработка</w:t>
      </w:r>
    </w:p>
    <w:p w14:paraId="4064D8DC" w14:textId="282C03A9" w:rsidR="00E07F12" w:rsidRDefault="00E07F12" w:rsidP="00E07F12">
      <w:pPr>
        <w:pStyle w:val="ListParagraph"/>
        <w:numPr>
          <w:ilvl w:val="0"/>
          <w:numId w:val="31"/>
        </w:numPr>
      </w:pPr>
      <w:r>
        <w:t>проектиране с помощта на изработен прототип</w:t>
      </w:r>
    </w:p>
    <w:p w14:paraId="2F3F30C7" w14:textId="20D861C8" w:rsidR="00E07F12" w:rsidRDefault="00E07F12" w:rsidP="00E07F12">
      <w:pPr>
        <w:pStyle w:val="ListParagraph"/>
        <w:numPr>
          <w:ilvl w:val="0"/>
          <w:numId w:val="31"/>
        </w:numPr>
      </w:pPr>
      <w:r>
        <w:t>създаване на подходящ дизайн</w:t>
      </w:r>
    </w:p>
    <w:p w14:paraId="60F15E2D" w14:textId="7FC417F7" w:rsidR="00F90929" w:rsidRPr="00E07F12" w:rsidRDefault="00F90929" w:rsidP="00E07F12">
      <w:pPr>
        <w:pStyle w:val="ListParagraph"/>
        <w:numPr>
          <w:ilvl w:val="0"/>
          <w:numId w:val="31"/>
        </w:numPr>
      </w:pPr>
      <w:r>
        <w:t>имплементиране на програмната логика</w:t>
      </w:r>
    </w:p>
    <w:p w14:paraId="50C747C4" w14:textId="2299A15E" w:rsidR="00352920" w:rsidRDefault="00352920" w:rsidP="00352920">
      <w:pPr>
        <w:pStyle w:val="Heading1"/>
      </w:pPr>
      <w:bookmarkStart w:id="297" w:name="_Toc201085696"/>
      <w:r>
        <w:lastRenderedPageBreak/>
        <w:t>Перспективи за бъдещо развитие</w:t>
      </w:r>
      <w:bookmarkEnd w:id="297"/>
    </w:p>
    <w:p w14:paraId="17904E26" w14:textId="77777777" w:rsidR="00E07F12" w:rsidRDefault="00E07F12" w:rsidP="00F90929">
      <w:pPr>
        <w:ind w:firstLine="698"/>
        <w:rPr>
          <w:color w:val="auto"/>
        </w:rPr>
      </w:pPr>
      <w:r>
        <w:t xml:space="preserve">Следните стъпки са предвидени за бъдещото развитие на разработената физично-базирана симулация на полет по данни от автопилота на Mission Planner: </w:t>
      </w:r>
    </w:p>
    <w:p w14:paraId="1612B657" w14:textId="5C146187" w:rsidR="00E07F12" w:rsidRDefault="00E07F12" w:rsidP="00E07F12">
      <w:pPr>
        <w:pStyle w:val="ListParagraph"/>
        <w:numPr>
          <w:ilvl w:val="0"/>
          <w:numId w:val="29"/>
        </w:numPr>
      </w:pPr>
      <w:r>
        <w:t>Добавяне на възможност за програмиране на непредвидени ситуации по време на полета, като внезапен порив на вятъра</w:t>
      </w:r>
    </w:p>
    <w:p w14:paraId="66E9D35D" w14:textId="2EE4233F" w:rsidR="00E07F12" w:rsidRDefault="00E07F12" w:rsidP="00E07F12">
      <w:pPr>
        <w:pStyle w:val="ListParagraph"/>
        <w:numPr>
          <w:ilvl w:val="0"/>
          <w:numId w:val="29"/>
        </w:numPr>
      </w:pPr>
      <w:r>
        <w:t>Добавяне на възможност за визуализация на полет с помощта на логове от вече проведена мисия</w:t>
      </w:r>
    </w:p>
    <w:p w14:paraId="335E739F" w14:textId="5F7BA16B" w:rsidR="00E07F12" w:rsidRDefault="00E07F12" w:rsidP="00E07F12">
      <w:pPr>
        <w:pStyle w:val="ListParagraph"/>
        <w:numPr>
          <w:ilvl w:val="0"/>
          <w:numId w:val="29"/>
        </w:numPr>
      </w:pPr>
      <w:r>
        <w:t>Добавяне на възможност за визуализиране на повече от един полет</w:t>
      </w:r>
      <w:r w:rsidR="00F90929">
        <w:t xml:space="preserve"> </w:t>
      </w:r>
      <w:r>
        <w:t>(С по-нисък приоритет)</w:t>
      </w:r>
    </w:p>
    <w:p w14:paraId="498676A0" w14:textId="675492DE" w:rsidR="00E07F12" w:rsidRDefault="00E07F12" w:rsidP="00E07F12">
      <w:pPr>
        <w:pStyle w:val="ListParagraph"/>
        <w:numPr>
          <w:ilvl w:val="0"/>
          <w:numId w:val="29"/>
        </w:numPr>
      </w:pPr>
      <w:r>
        <w:t xml:space="preserve">Събиране на обратна връзка от евентуални потребители </w:t>
      </w:r>
    </w:p>
    <w:p w14:paraId="4681A620" w14:textId="190E43F5" w:rsidR="0062718D" w:rsidRDefault="00E07F12" w:rsidP="00E07F12">
      <w:pPr>
        <w:pStyle w:val="ListParagraph"/>
        <w:numPr>
          <w:ilvl w:val="0"/>
          <w:numId w:val="29"/>
        </w:numPr>
      </w:pPr>
      <w:r>
        <w:t>Създаване на проект с отворен код и добавяне на сътрудници</w:t>
      </w:r>
    </w:p>
    <w:p w14:paraId="5351C2FA" w14:textId="77777777" w:rsidR="0062718D" w:rsidRDefault="0062718D">
      <w:pPr>
        <w:spacing w:after="160" w:line="259" w:lineRule="auto"/>
        <w:ind w:left="0" w:firstLine="0"/>
        <w:jc w:val="left"/>
      </w:pPr>
      <w:r>
        <w:br w:type="page"/>
      </w:r>
    </w:p>
    <w:p w14:paraId="2DC71113" w14:textId="1A702A80" w:rsidR="00352920" w:rsidRDefault="00E07F12" w:rsidP="00E07F12">
      <w:pPr>
        <w:pStyle w:val="Heading1"/>
      </w:pPr>
      <w:bookmarkStart w:id="298" w:name="_Toc201085697"/>
      <w:r>
        <w:lastRenderedPageBreak/>
        <w:t>Библиография</w:t>
      </w:r>
      <w:bookmarkEnd w:id="298"/>
    </w:p>
    <w:p w14:paraId="6A336294" w14:textId="2E9457DC" w:rsidR="00D31A48" w:rsidRDefault="0049017B" w:rsidP="00D31A48">
      <w:r>
        <w:t xml:space="preserve"> </w:t>
      </w:r>
      <w:r w:rsidR="00D31A48">
        <w:t xml:space="preserve">[1] Документация на автопилота Ardupilot, достъпна на 14.06.2025, от: </w:t>
      </w:r>
      <w:r w:rsidR="0093674E">
        <w:fldChar w:fldCharType="begin"/>
      </w:r>
      <w:r w:rsidR="0093674E">
        <w:instrText xml:space="preserve"> HYPERLINK "https://ardupilot.org/ardupilot/" </w:instrText>
      </w:r>
      <w:r w:rsidR="0093674E">
        <w:fldChar w:fldCharType="separate"/>
      </w:r>
      <w:r w:rsidR="00D31A48" w:rsidRPr="00EB3B1D">
        <w:rPr>
          <w:rStyle w:val="Hyperlink"/>
        </w:rPr>
        <w:t>https://ardupilot.org/ardupilot/</w:t>
      </w:r>
      <w:r w:rsidR="0093674E">
        <w:rPr>
          <w:rStyle w:val="Hyperlink"/>
        </w:rPr>
        <w:fldChar w:fldCharType="end"/>
      </w:r>
    </w:p>
    <w:p w14:paraId="73CAAEF2" w14:textId="2301D412" w:rsidR="00EB3B1D" w:rsidRDefault="00EB3B1D" w:rsidP="0049017B">
      <w:pPr>
        <w:rPr>
          <w:color w:val="auto"/>
        </w:rPr>
      </w:pPr>
      <w:r>
        <w:t>[</w:t>
      </w:r>
      <w:r w:rsidR="00D31A48">
        <w:t>2</w:t>
      </w:r>
      <w:r>
        <w:t>] Документация на софтуера за наземен контрол Mission Planner, достъпна на 14.06.2025</w:t>
      </w:r>
      <w:r w:rsidR="00D31A48">
        <w:t>, от</w:t>
      </w:r>
      <w:r>
        <w:t xml:space="preserve">: </w:t>
      </w:r>
      <w:hyperlink r:id="rId48" w:history="1">
        <w:r w:rsidRPr="00EB3B1D">
          <w:rPr>
            <w:rStyle w:val="Hyperlink"/>
          </w:rPr>
          <w:t>https://ardupilot.org/planner/docs/mission-planner-overview.html</w:t>
        </w:r>
      </w:hyperlink>
    </w:p>
    <w:p w14:paraId="29CA4CAE" w14:textId="350A3030" w:rsidR="00EB3B1D" w:rsidRDefault="00D31A48" w:rsidP="0049017B">
      <w:r>
        <w:t xml:space="preserve"> </w:t>
      </w:r>
      <w:r w:rsidR="00EB3B1D">
        <w:t>[3] Документация на специализирания протокол за пренос на данни MavLink, достъпна на 14.06.2025</w:t>
      </w:r>
      <w:r>
        <w:t>, от</w:t>
      </w:r>
      <w:r w:rsidR="00EB3B1D">
        <w:t xml:space="preserve">: </w:t>
      </w:r>
      <w:hyperlink r:id="rId49" w:history="1">
        <w:r w:rsidR="00EB3B1D" w:rsidRPr="00EB3B1D">
          <w:rPr>
            <w:rStyle w:val="Hyperlink"/>
          </w:rPr>
          <w:t>https://mavlink.io/en/about/overview.html</w:t>
        </w:r>
      </w:hyperlink>
    </w:p>
    <w:p w14:paraId="50EC7A97" w14:textId="67CAAA82" w:rsidR="00EB3B1D" w:rsidRDefault="00EB3B1D" w:rsidP="0049017B">
      <w:r>
        <w:t>[4] Документация към Unreal Engine за работа с нивата, достъпна на 14.06.2025</w:t>
      </w:r>
      <w:r w:rsidR="00D31A48">
        <w:t>, от</w:t>
      </w:r>
      <w:r>
        <w:t xml:space="preserve">: </w:t>
      </w:r>
      <w:hyperlink r:id="rId50" w:history="1">
        <w:r w:rsidRPr="00EB3B1D">
          <w:rPr>
            <w:rStyle w:val="Hyperlink"/>
          </w:rPr>
          <w:t>https://dev.epicgames.com/documentation/en-us/unreal-engine/managing-multiple-levels-in-unreal-engine</w:t>
        </w:r>
      </w:hyperlink>
    </w:p>
    <w:p w14:paraId="1B27C25B" w14:textId="33B86B12" w:rsidR="00EB3B1D" w:rsidRDefault="00EB3B1D" w:rsidP="0049017B">
      <w:r>
        <w:t>[5] Документация към Unreal Engine за работа с blueprint-и, достъпна на 14.06.2025</w:t>
      </w:r>
      <w:r w:rsidR="00D31A48">
        <w:t>, от</w:t>
      </w:r>
      <w:r>
        <w:t xml:space="preserve">: </w:t>
      </w:r>
      <w:hyperlink r:id="rId51" w:history="1">
        <w:r w:rsidRPr="00EB3B1D">
          <w:rPr>
            <w:rStyle w:val="Hyperlink"/>
          </w:rPr>
          <w:t>https://dev.epicgames.com/documentation/en-us/unreal-engine/blueprints-visual-scripting-in-unreal-engine</w:t>
        </w:r>
      </w:hyperlink>
    </w:p>
    <w:p w14:paraId="5F57EC2E" w14:textId="0EA0E558" w:rsidR="00EB3B1D" w:rsidRDefault="00EB3B1D" w:rsidP="0049017B">
      <w:r>
        <w:t>[6] Документация към Unreal Engine за работа със софтуерни добавки, достъпна на 14.06.2025</w:t>
      </w:r>
      <w:r w:rsidR="00D31A48">
        <w:t>, от</w:t>
      </w:r>
      <w:r>
        <w:t xml:space="preserve">: </w:t>
      </w:r>
      <w:hyperlink r:id="rId52" w:history="1">
        <w:r w:rsidRPr="00EB3B1D">
          <w:rPr>
            <w:rStyle w:val="Hyperlink"/>
          </w:rPr>
          <w:t>https://dev.epicgames.com/documentation/en-us/unreal-engine/working-with-plugins-in-unreal-engine</w:t>
        </w:r>
      </w:hyperlink>
    </w:p>
    <w:p w14:paraId="4B0C99B8" w14:textId="2AEC839F" w:rsidR="00EB3B1D" w:rsidRDefault="00EB3B1D" w:rsidP="0049017B">
      <w:r>
        <w:t>[7] Софтуерна добавка за приемане на данни чрез TCP в Unreal проект, достъпна на 14.06.2025</w:t>
      </w:r>
      <w:r w:rsidR="00D31A48">
        <w:t>, от</w:t>
      </w:r>
      <w:r>
        <w:t xml:space="preserve">: </w:t>
      </w:r>
      <w:hyperlink r:id="rId53" w:history="1">
        <w:r w:rsidRPr="00EB3B1D">
          <w:rPr>
            <w:rStyle w:val="Hyperlink"/>
          </w:rPr>
          <w:t>https://www.fab.com/listings/48db4522-8a05-4b91-bcf8-4217a698339b</w:t>
        </w:r>
      </w:hyperlink>
    </w:p>
    <w:p w14:paraId="3D720F18" w14:textId="39BADD42" w:rsidR="00EB3B1D" w:rsidRDefault="00EB3B1D" w:rsidP="0049017B">
      <w:r>
        <w:t>[8] Софтуерна добавка за отделяне на части от XML файл в Unreal проект, достъпна на 14.06.2025</w:t>
      </w:r>
      <w:r w:rsidR="00D31A48">
        <w:t>, от</w:t>
      </w:r>
      <w:r>
        <w:t xml:space="preserve">: </w:t>
      </w:r>
      <w:hyperlink r:id="rId54" w:history="1">
        <w:r w:rsidRPr="00EB3B1D">
          <w:rPr>
            <w:rStyle w:val="Hyperlink"/>
          </w:rPr>
          <w:t>https://www.fab.com/listings/6bb95d43-7c38-4609-9df2-064fd32b8abf</w:t>
        </w:r>
      </w:hyperlink>
    </w:p>
    <w:p w14:paraId="5BB9F118" w14:textId="5ED6C941" w:rsidR="00EB3B1D" w:rsidRDefault="00EB3B1D" w:rsidP="0049017B">
      <w:r>
        <w:t>[9] Документация на софтуерната добавка Cesium, достъпна на 14.06.2025</w:t>
      </w:r>
      <w:r w:rsidR="00D31A48">
        <w:t>, от</w:t>
      </w:r>
      <w:r>
        <w:t xml:space="preserve">: </w:t>
      </w:r>
      <w:hyperlink r:id="rId55" w:history="1">
        <w:r w:rsidRPr="00EB3B1D">
          <w:rPr>
            <w:rStyle w:val="Hyperlink"/>
          </w:rPr>
          <w:t>https://cesium.com/learn/unreal/unreal-photorealistic-3d-tiles/</w:t>
        </w:r>
      </w:hyperlink>
    </w:p>
    <w:p w14:paraId="07631CB5" w14:textId="30316298" w:rsidR="00EB3B1D" w:rsidRDefault="00EB3B1D" w:rsidP="0049017B">
      <w:r>
        <w:t>[10] Модел на дрон използван, за визуализация, достъпен на 14.06.2025</w:t>
      </w:r>
      <w:r w:rsidR="00D31A48">
        <w:t>, от</w:t>
      </w:r>
      <w:r>
        <w:t xml:space="preserve">: </w:t>
      </w:r>
      <w:hyperlink r:id="rId56" w:history="1">
        <w:r w:rsidR="00C463B5" w:rsidRPr="00C463B5">
          <w:rPr>
            <w:rStyle w:val="Hyperlink"/>
          </w:rPr>
          <w:t>https://marketplace.vigilante.us/product/uav-mq-9-reaper-west/</w:t>
        </w:r>
      </w:hyperlink>
    </w:p>
    <w:p w14:paraId="00511051" w14:textId="29992AE9" w:rsidR="00EB3B1D" w:rsidRDefault="00EB3B1D" w:rsidP="0049017B">
      <w:r>
        <w:t>[11] MAVSDK сървър използван за взимане на данни от Mission Planner и позволяващ използването им в скрипта, достъпен на 14.06.2025</w:t>
      </w:r>
      <w:r w:rsidR="00D31A48">
        <w:t>, от</w:t>
      </w:r>
      <w:r>
        <w:t xml:space="preserve">: </w:t>
      </w:r>
      <w:hyperlink r:id="rId57" w:history="1">
        <w:r w:rsidRPr="00EB3B1D">
          <w:rPr>
            <w:rStyle w:val="Hyperlink"/>
          </w:rPr>
          <w:t>https://github.com/mavlink/MAVSDK/releases</w:t>
        </w:r>
      </w:hyperlink>
    </w:p>
    <w:p w14:paraId="1CDC8052" w14:textId="3E462747" w:rsidR="00BC7F55" w:rsidRPr="00BC7F55" w:rsidRDefault="00BC7F55" w:rsidP="00BC7F55">
      <w:pPr>
        <w:rPr>
          <w:bdr w:val="none" w:sz="0" w:space="0" w:color="auto" w:frame="1"/>
        </w:rPr>
      </w:pPr>
      <w:r w:rsidRPr="00BC7F55">
        <w:rPr>
          <w:bdr w:val="none" w:sz="0" w:space="0" w:color="auto" w:frame="1"/>
          <w:lang w:val="en-US"/>
        </w:rPr>
        <w:lastRenderedPageBreak/>
        <w:t>[12]</w:t>
      </w:r>
      <w:r w:rsidRPr="00BC7F55">
        <w:rPr>
          <w:bdr w:val="none" w:sz="0" w:space="0" w:color="auto" w:frame="1"/>
        </w:rPr>
        <w:t xml:space="preserve"> Orogun, A. O. (n.d.). Brief insight into Transmission Control Protocol (TCP). ResearchGate. </w:t>
      </w:r>
      <w:r w:rsidR="00D31A48">
        <w:rPr>
          <w:bdr w:val="none" w:sz="0" w:space="0" w:color="auto" w:frame="1"/>
        </w:rPr>
        <w:t>Достъпна</w:t>
      </w:r>
      <w:r w:rsidR="00D31A48" w:rsidRPr="00BC7F55">
        <w:rPr>
          <w:bdr w:val="none" w:sz="0" w:space="0" w:color="auto" w:frame="1"/>
        </w:rPr>
        <w:t xml:space="preserve"> </w:t>
      </w:r>
      <w:r w:rsidRPr="00BC7F55">
        <w:rPr>
          <w:bdr w:val="none" w:sz="0" w:space="0" w:color="auto" w:frame="1"/>
        </w:rPr>
        <w:t xml:space="preserve">на 14.06.2025, от: </w:t>
      </w:r>
      <w:r w:rsidR="0093674E">
        <w:fldChar w:fldCharType="begin"/>
      </w:r>
      <w:r w:rsidR="0093674E">
        <w:instrText xml:space="preserve"> HYPERLINK "https://www.researchgate.net/publication/329337483_Brief_insight_into_transmission_control_protocol_TCP" \t "_blank" \o "https://www.researchgate.net/publication/329337483_Brief_insight_into_transmission_control_protocol_TCP" </w:instrText>
      </w:r>
      <w:r w:rsidR="0093674E">
        <w:fldChar w:fldCharType="separate"/>
      </w:r>
      <w:r w:rsidRPr="00BC7F55">
        <w:rPr>
          <w:rStyle w:val="Hyperlink"/>
          <w:bdr w:val="none" w:sz="0" w:space="0" w:color="auto" w:frame="1"/>
        </w:rPr>
        <w:t>https://www.researchgate.net/publication/329337483_Brief_insight_into_transmission_control_protocol_TCP</w:t>
      </w:r>
      <w:r w:rsidR="0093674E">
        <w:rPr>
          <w:rStyle w:val="Hyperlink"/>
          <w:bdr w:val="none" w:sz="0" w:space="0" w:color="auto" w:frame="1"/>
        </w:rPr>
        <w:fldChar w:fldCharType="end"/>
      </w:r>
      <w:r w:rsidRPr="00BC7F55">
        <w:rPr>
          <w:bdr w:val="none" w:sz="0" w:space="0" w:color="auto" w:frame="1"/>
        </w:rPr>
        <w:t xml:space="preserve"> </w:t>
      </w:r>
    </w:p>
    <w:p w14:paraId="0EF26A0E" w14:textId="3F6C42B2" w:rsidR="00BC7F55" w:rsidRPr="00BC7F55" w:rsidRDefault="00BC7F55" w:rsidP="00BC7F55">
      <w:pPr>
        <w:rPr>
          <w:bdr w:val="none" w:sz="0" w:space="0" w:color="auto" w:frame="1"/>
        </w:rPr>
      </w:pPr>
      <w:r w:rsidRPr="00BC7F55">
        <w:rPr>
          <w:bdr w:val="none" w:sz="0" w:space="0" w:color="auto" w:frame="1"/>
          <w:lang w:val="en-US"/>
        </w:rPr>
        <w:t xml:space="preserve">[13] </w:t>
      </w:r>
      <w:r w:rsidR="0033481D" w:rsidRPr="0033481D">
        <w:rPr>
          <w:bdr w:val="none" w:sz="0" w:space="0" w:color="auto" w:frame="1"/>
        </w:rPr>
        <w:t xml:space="preserve">Saide, M. (2024, April 25). Exploring the TCP/IP protocol suite: Architecture, dominance, and future challenges in data communication. SSRN. </w:t>
      </w:r>
      <w:r w:rsidR="0093674E">
        <w:fldChar w:fldCharType="begin"/>
      </w:r>
      <w:r w:rsidR="0093674E">
        <w:instrText xml:space="preserve"> HYPERLINK "https://ssrn.com/abstract=4885418" </w:instrText>
      </w:r>
      <w:r w:rsidR="0093674E">
        <w:fldChar w:fldCharType="separate"/>
      </w:r>
      <w:r w:rsidR="0033481D" w:rsidRPr="00836372">
        <w:rPr>
          <w:rStyle w:val="Hyperlink"/>
          <w:bdr w:val="none" w:sz="0" w:space="0" w:color="auto" w:frame="1"/>
        </w:rPr>
        <w:t>https://ssrn.com/abstract=4885418</w:t>
      </w:r>
      <w:r w:rsidR="0093674E">
        <w:rPr>
          <w:rStyle w:val="Hyperlink"/>
          <w:bdr w:val="none" w:sz="0" w:space="0" w:color="auto" w:frame="1"/>
        </w:rPr>
        <w:fldChar w:fldCharType="end"/>
      </w:r>
      <w:r w:rsidR="0033481D">
        <w:rPr>
          <w:bdr w:val="none" w:sz="0" w:space="0" w:color="auto" w:frame="1"/>
          <w:lang w:val="en-US"/>
        </w:rPr>
        <w:t xml:space="preserve"> </w:t>
      </w:r>
      <w:r w:rsidRPr="00BC7F55">
        <w:rPr>
          <w:bdr w:val="none" w:sz="0" w:space="0" w:color="auto" w:frame="1"/>
        </w:rPr>
        <w:t xml:space="preserve"> </w:t>
      </w:r>
    </w:p>
    <w:p w14:paraId="7594E928" w14:textId="09CF6EE2" w:rsidR="00BC7F55" w:rsidRPr="00BC7F55" w:rsidRDefault="00BC7F55" w:rsidP="00BC7F55">
      <w:pPr>
        <w:rPr>
          <w:bdr w:val="none" w:sz="0" w:space="0" w:color="auto" w:frame="1"/>
        </w:rPr>
      </w:pPr>
      <w:r w:rsidRPr="00BC7F55">
        <w:rPr>
          <w:bdr w:val="none" w:sz="0" w:space="0" w:color="auto" w:frame="1"/>
          <w:lang w:val="en-US"/>
        </w:rPr>
        <w:t xml:space="preserve">[14] </w:t>
      </w:r>
      <w:r w:rsidRPr="00BC7F55">
        <w:rPr>
          <w:bdr w:val="none" w:sz="0" w:space="0" w:color="auto" w:frame="1"/>
        </w:rPr>
        <w:t xml:space="preserve">Malinowski, A., &amp; Wilamowski, B. M. (2011). User Datagram Protocol (UDP). In Industrial Communication Systems (pp. 59–1 to 59–10). Auburn University. </w:t>
      </w:r>
      <w:r w:rsidR="00D31A48">
        <w:rPr>
          <w:bdr w:val="none" w:sz="0" w:space="0" w:color="auto" w:frame="1"/>
        </w:rPr>
        <w:t>Достъпна</w:t>
      </w:r>
      <w:r w:rsidR="00D31A48" w:rsidRPr="00BC7F55">
        <w:rPr>
          <w:bdr w:val="none" w:sz="0" w:space="0" w:color="auto" w:frame="1"/>
        </w:rPr>
        <w:t xml:space="preserve"> </w:t>
      </w:r>
      <w:r w:rsidRPr="00BC7F55">
        <w:rPr>
          <w:bdr w:val="none" w:sz="0" w:space="0" w:color="auto" w:frame="1"/>
        </w:rPr>
        <w:t xml:space="preserve">на 14.06.2025, от: </w:t>
      </w:r>
      <w:r w:rsidR="0093674E">
        <w:fldChar w:fldCharType="begin"/>
      </w:r>
      <w:r w:rsidR="0093674E">
        <w:instrText xml:space="preserve"> HYPERLINK "https://www.eng.auburn.edu/~wilambm/pap/2011/K10148_C059.pdf" \t "_blank" \o "https://www.eng.auburn.edu/~wilambm/pap/2011/K10148_C059.pdf" </w:instrText>
      </w:r>
      <w:r w:rsidR="0093674E">
        <w:fldChar w:fldCharType="separate"/>
      </w:r>
      <w:r w:rsidRPr="00BC7F55">
        <w:rPr>
          <w:rStyle w:val="Hyperlink"/>
          <w:bdr w:val="none" w:sz="0" w:space="0" w:color="auto" w:frame="1"/>
        </w:rPr>
        <w:t>https://www.eng.auburn.edu/~wilambm/pap/2011/K10148_C059.pdf</w:t>
      </w:r>
      <w:r w:rsidR="0093674E">
        <w:rPr>
          <w:rStyle w:val="Hyperlink"/>
          <w:bdr w:val="none" w:sz="0" w:space="0" w:color="auto" w:frame="1"/>
        </w:rPr>
        <w:fldChar w:fldCharType="end"/>
      </w:r>
      <w:r w:rsidRPr="00BC7F55">
        <w:rPr>
          <w:bdr w:val="none" w:sz="0" w:space="0" w:color="auto" w:frame="1"/>
        </w:rPr>
        <w:t xml:space="preserve"> </w:t>
      </w:r>
    </w:p>
    <w:p w14:paraId="16971377" w14:textId="4D371AFE" w:rsidR="003D4EB1" w:rsidRDefault="00BC7F55" w:rsidP="00BC7F55">
      <w:r w:rsidRPr="00BC7F55">
        <w:rPr>
          <w:bdr w:val="none" w:sz="0" w:space="0" w:color="auto" w:frame="1"/>
          <w:lang w:val="en-US"/>
        </w:rPr>
        <w:t>[</w:t>
      </w:r>
      <w:r w:rsidRPr="00BC7F55">
        <w:rPr>
          <w:bdr w:val="none" w:sz="0" w:space="0" w:color="auto" w:frame="1"/>
        </w:rPr>
        <w:t>15</w:t>
      </w:r>
      <w:r w:rsidRPr="00BC7F55">
        <w:rPr>
          <w:bdr w:val="none" w:sz="0" w:space="0" w:color="auto" w:frame="1"/>
          <w:lang w:val="en-US"/>
        </w:rPr>
        <w:t>]</w:t>
      </w:r>
      <w:r w:rsidRPr="00BC7F55">
        <w:rPr>
          <w:bdr w:val="none" w:sz="0" w:space="0" w:color="auto" w:frame="1"/>
        </w:rPr>
        <w:t xml:space="preserve"> Fortinet. (n.d.). What is User Datagram Protocol (UDP)?. </w:t>
      </w:r>
      <w:r w:rsidR="00D31A48">
        <w:rPr>
          <w:bdr w:val="none" w:sz="0" w:space="0" w:color="auto" w:frame="1"/>
        </w:rPr>
        <w:t>Достъпна</w:t>
      </w:r>
      <w:r w:rsidR="00D31A48" w:rsidRPr="00BC7F55">
        <w:rPr>
          <w:bdr w:val="none" w:sz="0" w:space="0" w:color="auto" w:frame="1"/>
        </w:rPr>
        <w:t xml:space="preserve"> </w:t>
      </w:r>
      <w:r w:rsidRPr="00BC7F55">
        <w:rPr>
          <w:bdr w:val="none" w:sz="0" w:space="0" w:color="auto" w:frame="1"/>
        </w:rPr>
        <w:t xml:space="preserve">на  14.06. 2025, от: </w:t>
      </w:r>
      <w:r w:rsidR="0093674E">
        <w:fldChar w:fldCharType="begin"/>
      </w:r>
      <w:r w:rsidR="0093674E">
        <w:instrText xml:space="preserve"> HYPERLINK "https://www.fortinet.com/resources/cyberglossary/user-datagram-protocol-udp" \t "_blank" \o "https://www.fortinet.com/resources/cyberglossary/user-datagram-protocol-udp" </w:instrText>
      </w:r>
      <w:r w:rsidR="0093674E">
        <w:fldChar w:fldCharType="separate"/>
      </w:r>
      <w:r w:rsidRPr="00BC7F55">
        <w:rPr>
          <w:rStyle w:val="Hyperlink"/>
          <w:bdr w:val="none" w:sz="0" w:space="0" w:color="auto" w:frame="1"/>
        </w:rPr>
        <w:t>https://www.fortinet.com/resources/cyberglossary/user-datagram-protocol-udp</w:t>
      </w:r>
      <w:r w:rsidR="0093674E">
        <w:rPr>
          <w:rStyle w:val="Hyperlink"/>
          <w:bdr w:val="none" w:sz="0" w:space="0" w:color="auto" w:frame="1"/>
        </w:rPr>
        <w:fldChar w:fldCharType="end"/>
      </w:r>
    </w:p>
    <w:p w14:paraId="69200797" w14:textId="4F346ACA" w:rsidR="00D31A48" w:rsidRDefault="00D31A48" w:rsidP="00BC7F55">
      <w:r>
        <w:rPr>
          <w:lang w:val="en-US"/>
        </w:rPr>
        <w:t>[16]</w:t>
      </w:r>
      <w:r>
        <w:t xml:space="preserve"> Платфорната на </w:t>
      </w:r>
      <w:proofErr w:type="spellStart"/>
      <w:r>
        <w:rPr>
          <w:lang w:val="en-US"/>
        </w:rPr>
        <w:t>DYIDrones</w:t>
      </w:r>
      <w:proofErr w:type="spellEnd"/>
      <w:r>
        <w:rPr>
          <w:lang w:val="en-US"/>
        </w:rPr>
        <w:t xml:space="preserve"> </w:t>
      </w:r>
      <w:r>
        <w:t xml:space="preserve">достъпна на 14.06.2025, от: </w:t>
      </w:r>
      <w:hyperlink r:id="rId58" w:history="1">
        <w:r w:rsidRPr="006F5174">
          <w:rPr>
            <w:rStyle w:val="Hyperlink"/>
          </w:rPr>
          <w:t>https://diydrones.com/</w:t>
        </w:r>
      </w:hyperlink>
    </w:p>
    <w:p w14:paraId="28F19D07" w14:textId="0A17B040" w:rsidR="009D48C0" w:rsidRPr="00D31A48" w:rsidRDefault="009D48C0" w:rsidP="00BC7F55">
      <w:r>
        <w:t xml:space="preserve">[17] ClubZ. (2024). Украйна показа кадри от унищожението на руски Су-57. Достъпна на 16.06.2025, от: </w:t>
      </w:r>
      <w:hyperlink r:id="rId59" w:tgtFrame="_new" w:history="1">
        <w:r>
          <w:rPr>
            <w:rStyle w:val="Hyperlink"/>
          </w:rPr>
          <w:t>https://clubz.bg/162380</w:t>
        </w:r>
      </w:hyperlink>
    </w:p>
    <w:sectPr w:rsidR="009D48C0" w:rsidRPr="00D31A48" w:rsidSect="00AA6E8D">
      <w:footerReference w:type="default" r:id="rId60"/>
      <w:footerReference w:type="first" r:id="rId6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 w:author="Stefan Stavrev" w:date="2025-06-08T15:10:00Z" w:initials="SDS">
    <w:p w14:paraId="68E85477" w14:textId="1071DBCA" w:rsidR="00CA69DD" w:rsidRPr="00E45740" w:rsidRDefault="00CA69DD">
      <w:pPr>
        <w:pStyle w:val="CommentText"/>
      </w:pPr>
      <w:r>
        <w:rPr>
          <w:rStyle w:val="CommentReference"/>
        </w:rPr>
        <w:annotationRef/>
      </w:r>
      <w:r>
        <w:t>По принцип това са честоти на предаване (</w:t>
      </w:r>
      <w:r>
        <w:rPr>
          <w:lang w:val="en-US"/>
        </w:rPr>
        <w:t xml:space="preserve">Baud rate). </w:t>
      </w:r>
      <w:r>
        <w:t>Можеш да кажеш няколко думи за различните честоти на предаване.</w:t>
      </w:r>
    </w:p>
  </w:comment>
  <w:comment w:id="269" w:author="Stefan Stavrev" w:date="2025-06-13T08:47:00Z" w:initials="SDS">
    <w:p w14:paraId="7D79BB70" w14:textId="5409053E" w:rsidR="00CA69DD" w:rsidRPr="009B1431" w:rsidRDefault="00CA69DD">
      <w:pPr>
        <w:pStyle w:val="CommentText"/>
      </w:pPr>
      <w:r>
        <w:rPr>
          <w:rStyle w:val="CommentReference"/>
        </w:rPr>
        <w:annotationRef/>
      </w:r>
      <w:r>
        <w:t xml:space="preserve">Може да добавиш, че това е </w:t>
      </w:r>
      <w:r>
        <w:rPr>
          <w:lang w:val="en-US"/>
        </w:rPr>
        <w:t xml:space="preserve">loopback </w:t>
      </w:r>
      <w:r>
        <w:t xml:space="preserve">/ </w:t>
      </w:r>
      <w:r>
        <w:rPr>
          <w:lang w:val="en-US"/>
        </w:rPr>
        <w:t xml:space="preserve">localhost </w:t>
      </w:r>
      <w:r>
        <w:t xml:space="preserve">адреса.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8E85477" w15:done="1"/>
  <w15:commentEx w15:paraId="7D79BB7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E85477" w16cid:durableId="2BF153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63FC55" w14:textId="77777777" w:rsidR="00645141" w:rsidRDefault="00645141" w:rsidP="00C00C93">
      <w:pPr>
        <w:spacing w:after="0" w:line="240" w:lineRule="auto"/>
      </w:pPr>
      <w:r>
        <w:separator/>
      </w:r>
    </w:p>
  </w:endnote>
  <w:endnote w:type="continuationSeparator" w:id="0">
    <w:p w14:paraId="48D24638" w14:textId="77777777" w:rsidR="00645141" w:rsidRDefault="00645141" w:rsidP="00C00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7B581" w14:textId="6C6F30F6" w:rsidR="00CA69DD" w:rsidRDefault="00CA69DD">
    <w:pPr>
      <w:pStyle w:val="Footer"/>
      <w:jc w:val="right"/>
    </w:pPr>
  </w:p>
  <w:p w14:paraId="6FD660A2" w14:textId="77777777" w:rsidR="00CA69DD" w:rsidRDefault="00CA69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9E7D13" w14:textId="3CDEC65F" w:rsidR="00CA69DD" w:rsidRDefault="00CA69DD">
    <w:pPr>
      <w:pStyle w:val="Footer"/>
      <w:jc w:val="right"/>
    </w:pPr>
  </w:p>
  <w:p w14:paraId="1A79B170" w14:textId="77777777" w:rsidR="00CA69DD" w:rsidRDefault="00CA69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7772466"/>
      <w:docPartObj>
        <w:docPartGallery w:val="Page Numbers (Bottom of Page)"/>
        <w:docPartUnique/>
      </w:docPartObj>
    </w:sdtPr>
    <w:sdtEndPr>
      <w:rPr>
        <w:noProof/>
      </w:rPr>
    </w:sdtEndPr>
    <w:sdtContent>
      <w:p w14:paraId="40563601" w14:textId="3401851A" w:rsidR="00CA69DD" w:rsidRDefault="00CA69DD">
        <w:pPr>
          <w:pStyle w:val="Footer"/>
          <w:jc w:val="right"/>
        </w:pPr>
        <w:r>
          <w:fldChar w:fldCharType="begin"/>
        </w:r>
        <w:r>
          <w:instrText xml:space="preserve"> PAGE   \* MERGEFORMAT </w:instrText>
        </w:r>
        <w:r>
          <w:fldChar w:fldCharType="separate"/>
        </w:r>
        <w:r w:rsidR="004556BB">
          <w:rPr>
            <w:noProof/>
          </w:rPr>
          <w:t>21</w:t>
        </w:r>
        <w:r>
          <w:rPr>
            <w:noProof/>
          </w:rPr>
          <w:fldChar w:fldCharType="end"/>
        </w:r>
      </w:p>
    </w:sdtContent>
  </w:sdt>
  <w:p w14:paraId="4662961C" w14:textId="77777777" w:rsidR="00CA69DD" w:rsidRDefault="00CA69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2B7C3A" w14:textId="77777777" w:rsidR="00CA69DD" w:rsidRDefault="00CA69DD">
    <w:pPr>
      <w:pStyle w:val="Footer"/>
      <w:jc w:val="right"/>
    </w:pPr>
  </w:p>
  <w:p w14:paraId="6D498E11" w14:textId="77777777" w:rsidR="00CA69DD" w:rsidRDefault="00CA69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EC2B9" w14:textId="77777777" w:rsidR="00645141" w:rsidRDefault="00645141" w:rsidP="00C00C93">
      <w:pPr>
        <w:spacing w:after="0" w:line="240" w:lineRule="auto"/>
      </w:pPr>
      <w:r>
        <w:separator/>
      </w:r>
    </w:p>
  </w:footnote>
  <w:footnote w:type="continuationSeparator" w:id="0">
    <w:p w14:paraId="3B518C19" w14:textId="77777777" w:rsidR="00645141" w:rsidRDefault="00645141" w:rsidP="00C00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79C9" w14:textId="4D871953" w:rsidR="00CA69DD" w:rsidRDefault="00CA69DD">
    <w:pPr>
      <w:pStyle w:val="Header"/>
      <w:jc w:val="right"/>
    </w:pPr>
  </w:p>
  <w:p w14:paraId="683888BC" w14:textId="77777777" w:rsidR="00CA69DD" w:rsidRDefault="00CA69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54DC1"/>
    <w:multiLevelType w:val="hybridMultilevel"/>
    <w:tmpl w:val="3558BE18"/>
    <w:lvl w:ilvl="0" w:tplc="0402000B">
      <w:start w:val="1"/>
      <w:numFmt w:val="bullet"/>
      <w:lvlText w:val=""/>
      <w:lvlJc w:val="left"/>
      <w:pPr>
        <w:ind w:left="927" w:hanging="360"/>
      </w:pPr>
      <w:rPr>
        <w:rFonts w:ascii="Wingdings" w:hAnsi="Wingdings" w:hint="default"/>
      </w:rPr>
    </w:lvl>
    <w:lvl w:ilvl="1" w:tplc="04020003" w:tentative="1">
      <w:start w:val="1"/>
      <w:numFmt w:val="bullet"/>
      <w:lvlText w:val="o"/>
      <w:lvlJc w:val="left"/>
      <w:pPr>
        <w:ind w:left="1647" w:hanging="360"/>
      </w:pPr>
      <w:rPr>
        <w:rFonts w:ascii="Courier New" w:hAnsi="Courier New" w:cs="Courier New" w:hint="default"/>
      </w:rPr>
    </w:lvl>
    <w:lvl w:ilvl="2" w:tplc="04020005" w:tentative="1">
      <w:start w:val="1"/>
      <w:numFmt w:val="bullet"/>
      <w:lvlText w:val=""/>
      <w:lvlJc w:val="left"/>
      <w:pPr>
        <w:ind w:left="2367" w:hanging="360"/>
      </w:pPr>
      <w:rPr>
        <w:rFonts w:ascii="Wingdings" w:hAnsi="Wingdings" w:hint="default"/>
      </w:rPr>
    </w:lvl>
    <w:lvl w:ilvl="3" w:tplc="04020001" w:tentative="1">
      <w:start w:val="1"/>
      <w:numFmt w:val="bullet"/>
      <w:lvlText w:val=""/>
      <w:lvlJc w:val="left"/>
      <w:pPr>
        <w:ind w:left="3087" w:hanging="360"/>
      </w:pPr>
      <w:rPr>
        <w:rFonts w:ascii="Symbol" w:hAnsi="Symbol" w:hint="default"/>
      </w:rPr>
    </w:lvl>
    <w:lvl w:ilvl="4" w:tplc="04020003" w:tentative="1">
      <w:start w:val="1"/>
      <w:numFmt w:val="bullet"/>
      <w:lvlText w:val="o"/>
      <w:lvlJc w:val="left"/>
      <w:pPr>
        <w:ind w:left="3807" w:hanging="360"/>
      </w:pPr>
      <w:rPr>
        <w:rFonts w:ascii="Courier New" w:hAnsi="Courier New" w:cs="Courier New" w:hint="default"/>
      </w:rPr>
    </w:lvl>
    <w:lvl w:ilvl="5" w:tplc="04020005" w:tentative="1">
      <w:start w:val="1"/>
      <w:numFmt w:val="bullet"/>
      <w:lvlText w:val=""/>
      <w:lvlJc w:val="left"/>
      <w:pPr>
        <w:ind w:left="4527" w:hanging="360"/>
      </w:pPr>
      <w:rPr>
        <w:rFonts w:ascii="Wingdings" w:hAnsi="Wingdings" w:hint="default"/>
      </w:rPr>
    </w:lvl>
    <w:lvl w:ilvl="6" w:tplc="04020001" w:tentative="1">
      <w:start w:val="1"/>
      <w:numFmt w:val="bullet"/>
      <w:lvlText w:val=""/>
      <w:lvlJc w:val="left"/>
      <w:pPr>
        <w:ind w:left="5247" w:hanging="360"/>
      </w:pPr>
      <w:rPr>
        <w:rFonts w:ascii="Symbol" w:hAnsi="Symbol" w:hint="default"/>
      </w:rPr>
    </w:lvl>
    <w:lvl w:ilvl="7" w:tplc="04020003" w:tentative="1">
      <w:start w:val="1"/>
      <w:numFmt w:val="bullet"/>
      <w:lvlText w:val="o"/>
      <w:lvlJc w:val="left"/>
      <w:pPr>
        <w:ind w:left="5967" w:hanging="360"/>
      </w:pPr>
      <w:rPr>
        <w:rFonts w:ascii="Courier New" w:hAnsi="Courier New" w:cs="Courier New" w:hint="default"/>
      </w:rPr>
    </w:lvl>
    <w:lvl w:ilvl="8" w:tplc="04020005" w:tentative="1">
      <w:start w:val="1"/>
      <w:numFmt w:val="bullet"/>
      <w:lvlText w:val=""/>
      <w:lvlJc w:val="left"/>
      <w:pPr>
        <w:ind w:left="6687" w:hanging="360"/>
      </w:pPr>
      <w:rPr>
        <w:rFonts w:ascii="Wingdings" w:hAnsi="Wingdings" w:hint="default"/>
      </w:rPr>
    </w:lvl>
  </w:abstractNum>
  <w:abstractNum w:abstractNumId="1" w15:restartNumberingAfterBreak="0">
    <w:nsid w:val="04F67F5B"/>
    <w:multiLevelType w:val="hybridMultilevel"/>
    <w:tmpl w:val="64BA9AC8"/>
    <w:lvl w:ilvl="0" w:tplc="EBD01112">
      <w:numFmt w:val="bullet"/>
      <w:lvlText w:val=""/>
      <w:lvlJc w:val="left"/>
      <w:pPr>
        <w:ind w:left="1068" w:hanging="360"/>
      </w:pPr>
      <w:rPr>
        <w:rFonts w:ascii="Symbol" w:eastAsia="Times New Roman" w:hAnsi="Symbol" w:cs="Times New Roman" w:hint="default"/>
        <w:color w:val="000000"/>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2" w15:restartNumberingAfterBreak="0">
    <w:nsid w:val="062E3420"/>
    <w:multiLevelType w:val="hybridMultilevel"/>
    <w:tmpl w:val="CB9CDBB4"/>
    <w:lvl w:ilvl="0" w:tplc="0402000B">
      <w:start w:val="1"/>
      <w:numFmt w:val="bullet"/>
      <w:lvlText w:val=""/>
      <w:lvlJc w:val="left"/>
      <w:pPr>
        <w:ind w:left="1428" w:hanging="360"/>
      </w:pPr>
      <w:rPr>
        <w:rFonts w:ascii="Wingdings" w:hAnsi="Wingdings" w:hint="default"/>
      </w:rPr>
    </w:lvl>
    <w:lvl w:ilvl="1" w:tplc="04020003">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3" w15:restartNumberingAfterBreak="0">
    <w:nsid w:val="06E069F2"/>
    <w:multiLevelType w:val="hybridMultilevel"/>
    <w:tmpl w:val="83FCE28E"/>
    <w:lvl w:ilvl="0" w:tplc="06368880">
      <w:start w:val="1"/>
      <w:numFmt w:val="bullet"/>
      <w:lvlText w:val="•"/>
      <w:lvlJc w:val="left"/>
      <w:pPr>
        <w:ind w:left="9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658767A">
      <w:start w:val="1"/>
      <w:numFmt w:val="bullet"/>
      <w:lvlText w:val="o"/>
      <w:lvlJc w:val="left"/>
      <w:pPr>
        <w:ind w:left="18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21C67C4">
      <w:start w:val="1"/>
      <w:numFmt w:val="bullet"/>
      <w:lvlText w:val="▪"/>
      <w:lvlJc w:val="left"/>
      <w:pPr>
        <w:ind w:left="252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ADEF252">
      <w:start w:val="1"/>
      <w:numFmt w:val="bullet"/>
      <w:lvlText w:val="•"/>
      <w:lvlJc w:val="left"/>
      <w:pPr>
        <w:ind w:left="32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7FEA370">
      <w:start w:val="1"/>
      <w:numFmt w:val="bullet"/>
      <w:lvlText w:val="o"/>
      <w:lvlJc w:val="left"/>
      <w:pPr>
        <w:ind w:left="396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99283A0">
      <w:start w:val="1"/>
      <w:numFmt w:val="bullet"/>
      <w:lvlText w:val="▪"/>
      <w:lvlJc w:val="left"/>
      <w:pPr>
        <w:ind w:left="46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C369DB0">
      <w:start w:val="1"/>
      <w:numFmt w:val="bullet"/>
      <w:lvlText w:val="•"/>
      <w:lvlJc w:val="left"/>
      <w:pPr>
        <w:ind w:left="54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94C7FDC">
      <w:start w:val="1"/>
      <w:numFmt w:val="bullet"/>
      <w:lvlText w:val="o"/>
      <w:lvlJc w:val="left"/>
      <w:pPr>
        <w:ind w:left="612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8C05DFA">
      <w:start w:val="1"/>
      <w:numFmt w:val="bullet"/>
      <w:lvlText w:val="▪"/>
      <w:lvlJc w:val="left"/>
      <w:pPr>
        <w:ind w:left="68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E7302B"/>
    <w:multiLevelType w:val="hybridMultilevel"/>
    <w:tmpl w:val="4490B3F4"/>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D664121"/>
    <w:multiLevelType w:val="hybridMultilevel"/>
    <w:tmpl w:val="D33071A0"/>
    <w:lvl w:ilvl="0" w:tplc="0402000B">
      <w:start w:val="1"/>
      <w:numFmt w:val="bullet"/>
      <w:lvlText w:val=""/>
      <w:lvlJc w:val="left"/>
      <w:pPr>
        <w:ind w:left="1428" w:hanging="360"/>
      </w:pPr>
      <w:rPr>
        <w:rFonts w:ascii="Wingdings" w:hAnsi="Wingdings" w:hint="default"/>
      </w:rPr>
    </w:lvl>
    <w:lvl w:ilvl="1" w:tplc="8EA857AC">
      <w:numFmt w:val="bullet"/>
      <w:lvlText w:val=""/>
      <w:lvlJc w:val="left"/>
      <w:pPr>
        <w:ind w:left="2148" w:hanging="360"/>
      </w:pPr>
      <w:rPr>
        <w:rFonts w:ascii="Symbol" w:eastAsia="Times New Roman" w:hAnsi="Symbol" w:cs="Times New Roman"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6" w15:restartNumberingAfterBreak="0">
    <w:nsid w:val="14053738"/>
    <w:multiLevelType w:val="hybridMultilevel"/>
    <w:tmpl w:val="2C80A416"/>
    <w:lvl w:ilvl="0" w:tplc="0402000B">
      <w:start w:val="1"/>
      <w:numFmt w:val="bullet"/>
      <w:lvlText w:val=""/>
      <w:lvlJc w:val="left"/>
      <w:pPr>
        <w:ind w:left="1068" w:hanging="360"/>
      </w:pPr>
      <w:rPr>
        <w:rFonts w:ascii="Wingdings" w:hAnsi="Wingdings"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7" w15:restartNumberingAfterBreak="0">
    <w:nsid w:val="14B93538"/>
    <w:multiLevelType w:val="hybridMultilevel"/>
    <w:tmpl w:val="53A41AD2"/>
    <w:lvl w:ilvl="0" w:tplc="0402000B">
      <w:start w:val="1"/>
      <w:numFmt w:val="bullet"/>
      <w:lvlText w:val=""/>
      <w:lvlJc w:val="left"/>
      <w:pPr>
        <w:ind w:left="1068" w:hanging="360"/>
      </w:pPr>
      <w:rPr>
        <w:rFonts w:ascii="Wingdings" w:hAnsi="Wingdings"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8" w15:restartNumberingAfterBreak="0">
    <w:nsid w:val="154520B0"/>
    <w:multiLevelType w:val="hybridMultilevel"/>
    <w:tmpl w:val="8DB6F12A"/>
    <w:lvl w:ilvl="0" w:tplc="0402000B">
      <w:start w:val="1"/>
      <w:numFmt w:val="bullet"/>
      <w:lvlText w:val=""/>
      <w:lvlJc w:val="left"/>
      <w:pPr>
        <w:ind w:left="927" w:hanging="360"/>
      </w:pPr>
      <w:rPr>
        <w:rFonts w:ascii="Wingdings" w:hAnsi="Wingdings" w:hint="default"/>
      </w:rPr>
    </w:lvl>
    <w:lvl w:ilvl="1" w:tplc="04020003" w:tentative="1">
      <w:start w:val="1"/>
      <w:numFmt w:val="bullet"/>
      <w:lvlText w:val="o"/>
      <w:lvlJc w:val="left"/>
      <w:pPr>
        <w:ind w:left="1647" w:hanging="360"/>
      </w:pPr>
      <w:rPr>
        <w:rFonts w:ascii="Courier New" w:hAnsi="Courier New" w:cs="Courier New" w:hint="default"/>
      </w:rPr>
    </w:lvl>
    <w:lvl w:ilvl="2" w:tplc="04020005" w:tentative="1">
      <w:start w:val="1"/>
      <w:numFmt w:val="bullet"/>
      <w:lvlText w:val=""/>
      <w:lvlJc w:val="left"/>
      <w:pPr>
        <w:ind w:left="2367" w:hanging="360"/>
      </w:pPr>
      <w:rPr>
        <w:rFonts w:ascii="Wingdings" w:hAnsi="Wingdings" w:hint="default"/>
      </w:rPr>
    </w:lvl>
    <w:lvl w:ilvl="3" w:tplc="04020001" w:tentative="1">
      <w:start w:val="1"/>
      <w:numFmt w:val="bullet"/>
      <w:lvlText w:val=""/>
      <w:lvlJc w:val="left"/>
      <w:pPr>
        <w:ind w:left="3087" w:hanging="360"/>
      </w:pPr>
      <w:rPr>
        <w:rFonts w:ascii="Symbol" w:hAnsi="Symbol" w:hint="default"/>
      </w:rPr>
    </w:lvl>
    <w:lvl w:ilvl="4" w:tplc="04020003" w:tentative="1">
      <w:start w:val="1"/>
      <w:numFmt w:val="bullet"/>
      <w:lvlText w:val="o"/>
      <w:lvlJc w:val="left"/>
      <w:pPr>
        <w:ind w:left="3807" w:hanging="360"/>
      </w:pPr>
      <w:rPr>
        <w:rFonts w:ascii="Courier New" w:hAnsi="Courier New" w:cs="Courier New" w:hint="default"/>
      </w:rPr>
    </w:lvl>
    <w:lvl w:ilvl="5" w:tplc="04020005" w:tentative="1">
      <w:start w:val="1"/>
      <w:numFmt w:val="bullet"/>
      <w:lvlText w:val=""/>
      <w:lvlJc w:val="left"/>
      <w:pPr>
        <w:ind w:left="4527" w:hanging="360"/>
      </w:pPr>
      <w:rPr>
        <w:rFonts w:ascii="Wingdings" w:hAnsi="Wingdings" w:hint="default"/>
      </w:rPr>
    </w:lvl>
    <w:lvl w:ilvl="6" w:tplc="04020001" w:tentative="1">
      <w:start w:val="1"/>
      <w:numFmt w:val="bullet"/>
      <w:lvlText w:val=""/>
      <w:lvlJc w:val="left"/>
      <w:pPr>
        <w:ind w:left="5247" w:hanging="360"/>
      </w:pPr>
      <w:rPr>
        <w:rFonts w:ascii="Symbol" w:hAnsi="Symbol" w:hint="default"/>
      </w:rPr>
    </w:lvl>
    <w:lvl w:ilvl="7" w:tplc="04020003" w:tentative="1">
      <w:start w:val="1"/>
      <w:numFmt w:val="bullet"/>
      <w:lvlText w:val="o"/>
      <w:lvlJc w:val="left"/>
      <w:pPr>
        <w:ind w:left="5967" w:hanging="360"/>
      </w:pPr>
      <w:rPr>
        <w:rFonts w:ascii="Courier New" w:hAnsi="Courier New" w:cs="Courier New" w:hint="default"/>
      </w:rPr>
    </w:lvl>
    <w:lvl w:ilvl="8" w:tplc="04020005" w:tentative="1">
      <w:start w:val="1"/>
      <w:numFmt w:val="bullet"/>
      <w:lvlText w:val=""/>
      <w:lvlJc w:val="left"/>
      <w:pPr>
        <w:ind w:left="6687" w:hanging="360"/>
      </w:pPr>
      <w:rPr>
        <w:rFonts w:ascii="Wingdings" w:hAnsi="Wingdings" w:hint="default"/>
      </w:rPr>
    </w:lvl>
  </w:abstractNum>
  <w:abstractNum w:abstractNumId="9" w15:restartNumberingAfterBreak="0">
    <w:nsid w:val="1AC2315D"/>
    <w:multiLevelType w:val="hybridMultilevel"/>
    <w:tmpl w:val="FA486492"/>
    <w:lvl w:ilvl="0" w:tplc="0402000B">
      <w:start w:val="1"/>
      <w:numFmt w:val="bullet"/>
      <w:lvlText w:val=""/>
      <w:lvlJc w:val="left"/>
      <w:pPr>
        <w:ind w:left="643" w:hanging="360"/>
      </w:pPr>
      <w:rPr>
        <w:rFonts w:ascii="Wingdings" w:hAnsi="Wingdings" w:hint="default"/>
      </w:rPr>
    </w:lvl>
    <w:lvl w:ilvl="1" w:tplc="04020003" w:tentative="1">
      <w:start w:val="1"/>
      <w:numFmt w:val="bullet"/>
      <w:lvlText w:val="o"/>
      <w:lvlJc w:val="left"/>
      <w:pPr>
        <w:ind w:left="1363" w:hanging="360"/>
      </w:pPr>
      <w:rPr>
        <w:rFonts w:ascii="Courier New" w:hAnsi="Courier New" w:cs="Courier New" w:hint="default"/>
      </w:rPr>
    </w:lvl>
    <w:lvl w:ilvl="2" w:tplc="04020005" w:tentative="1">
      <w:start w:val="1"/>
      <w:numFmt w:val="bullet"/>
      <w:lvlText w:val=""/>
      <w:lvlJc w:val="left"/>
      <w:pPr>
        <w:ind w:left="2083" w:hanging="360"/>
      </w:pPr>
      <w:rPr>
        <w:rFonts w:ascii="Wingdings" w:hAnsi="Wingdings" w:hint="default"/>
      </w:rPr>
    </w:lvl>
    <w:lvl w:ilvl="3" w:tplc="04020001" w:tentative="1">
      <w:start w:val="1"/>
      <w:numFmt w:val="bullet"/>
      <w:lvlText w:val=""/>
      <w:lvlJc w:val="left"/>
      <w:pPr>
        <w:ind w:left="2803" w:hanging="360"/>
      </w:pPr>
      <w:rPr>
        <w:rFonts w:ascii="Symbol" w:hAnsi="Symbol" w:hint="default"/>
      </w:rPr>
    </w:lvl>
    <w:lvl w:ilvl="4" w:tplc="04020003" w:tentative="1">
      <w:start w:val="1"/>
      <w:numFmt w:val="bullet"/>
      <w:lvlText w:val="o"/>
      <w:lvlJc w:val="left"/>
      <w:pPr>
        <w:ind w:left="3523" w:hanging="360"/>
      </w:pPr>
      <w:rPr>
        <w:rFonts w:ascii="Courier New" w:hAnsi="Courier New" w:cs="Courier New" w:hint="default"/>
      </w:rPr>
    </w:lvl>
    <w:lvl w:ilvl="5" w:tplc="04020005" w:tentative="1">
      <w:start w:val="1"/>
      <w:numFmt w:val="bullet"/>
      <w:lvlText w:val=""/>
      <w:lvlJc w:val="left"/>
      <w:pPr>
        <w:ind w:left="4243" w:hanging="360"/>
      </w:pPr>
      <w:rPr>
        <w:rFonts w:ascii="Wingdings" w:hAnsi="Wingdings" w:hint="default"/>
      </w:rPr>
    </w:lvl>
    <w:lvl w:ilvl="6" w:tplc="04020001" w:tentative="1">
      <w:start w:val="1"/>
      <w:numFmt w:val="bullet"/>
      <w:lvlText w:val=""/>
      <w:lvlJc w:val="left"/>
      <w:pPr>
        <w:ind w:left="4963" w:hanging="360"/>
      </w:pPr>
      <w:rPr>
        <w:rFonts w:ascii="Symbol" w:hAnsi="Symbol" w:hint="default"/>
      </w:rPr>
    </w:lvl>
    <w:lvl w:ilvl="7" w:tplc="04020003" w:tentative="1">
      <w:start w:val="1"/>
      <w:numFmt w:val="bullet"/>
      <w:lvlText w:val="o"/>
      <w:lvlJc w:val="left"/>
      <w:pPr>
        <w:ind w:left="5683" w:hanging="360"/>
      </w:pPr>
      <w:rPr>
        <w:rFonts w:ascii="Courier New" w:hAnsi="Courier New" w:cs="Courier New" w:hint="default"/>
      </w:rPr>
    </w:lvl>
    <w:lvl w:ilvl="8" w:tplc="04020005" w:tentative="1">
      <w:start w:val="1"/>
      <w:numFmt w:val="bullet"/>
      <w:lvlText w:val=""/>
      <w:lvlJc w:val="left"/>
      <w:pPr>
        <w:ind w:left="6403" w:hanging="360"/>
      </w:pPr>
      <w:rPr>
        <w:rFonts w:ascii="Wingdings" w:hAnsi="Wingdings" w:hint="default"/>
      </w:rPr>
    </w:lvl>
  </w:abstractNum>
  <w:abstractNum w:abstractNumId="10" w15:restartNumberingAfterBreak="0">
    <w:nsid w:val="1C1D4C57"/>
    <w:multiLevelType w:val="hybridMultilevel"/>
    <w:tmpl w:val="E63C3172"/>
    <w:lvl w:ilvl="0" w:tplc="0402000B">
      <w:start w:val="1"/>
      <w:numFmt w:val="bullet"/>
      <w:lvlText w:val=""/>
      <w:lvlJc w:val="left"/>
      <w:pPr>
        <w:ind w:left="2136" w:hanging="360"/>
      </w:pPr>
      <w:rPr>
        <w:rFonts w:ascii="Wingdings" w:hAnsi="Wingdings"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11" w15:restartNumberingAfterBreak="0">
    <w:nsid w:val="21207493"/>
    <w:multiLevelType w:val="hybridMultilevel"/>
    <w:tmpl w:val="D4E27ED6"/>
    <w:lvl w:ilvl="0" w:tplc="0402000B">
      <w:start w:val="1"/>
      <w:numFmt w:val="bullet"/>
      <w:lvlText w:val=""/>
      <w:lvlJc w:val="left"/>
      <w:pPr>
        <w:ind w:left="643" w:hanging="360"/>
      </w:pPr>
      <w:rPr>
        <w:rFonts w:ascii="Wingdings" w:hAnsi="Wingdings" w:hint="default"/>
      </w:rPr>
    </w:lvl>
    <w:lvl w:ilvl="1" w:tplc="04020003" w:tentative="1">
      <w:start w:val="1"/>
      <w:numFmt w:val="bullet"/>
      <w:lvlText w:val="o"/>
      <w:lvlJc w:val="left"/>
      <w:pPr>
        <w:ind w:left="1363" w:hanging="360"/>
      </w:pPr>
      <w:rPr>
        <w:rFonts w:ascii="Courier New" w:hAnsi="Courier New" w:cs="Courier New" w:hint="default"/>
      </w:rPr>
    </w:lvl>
    <w:lvl w:ilvl="2" w:tplc="04020005" w:tentative="1">
      <w:start w:val="1"/>
      <w:numFmt w:val="bullet"/>
      <w:lvlText w:val=""/>
      <w:lvlJc w:val="left"/>
      <w:pPr>
        <w:ind w:left="2083" w:hanging="360"/>
      </w:pPr>
      <w:rPr>
        <w:rFonts w:ascii="Wingdings" w:hAnsi="Wingdings" w:hint="default"/>
      </w:rPr>
    </w:lvl>
    <w:lvl w:ilvl="3" w:tplc="04020001" w:tentative="1">
      <w:start w:val="1"/>
      <w:numFmt w:val="bullet"/>
      <w:lvlText w:val=""/>
      <w:lvlJc w:val="left"/>
      <w:pPr>
        <w:ind w:left="2803" w:hanging="360"/>
      </w:pPr>
      <w:rPr>
        <w:rFonts w:ascii="Symbol" w:hAnsi="Symbol" w:hint="default"/>
      </w:rPr>
    </w:lvl>
    <w:lvl w:ilvl="4" w:tplc="04020003" w:tentative="1">
      <w:start w:val="1"/>
      <w:numFmt w:val="bullet"/>
      <w:lvlText w:val="o"/>
      <w:lvlJc w:val="left"/>
      <w:pPr>
        <w:ind w:left="3523" w:hanging="360"/>
      </w:pPr>
      <w:rPr>
        <w:rFonts w:ascii="Courier New" w:hAnsi="Courier New" w:cs="Courier New" w:hint="default"/>
      </w:rPr>
    </w:lvl>
    <w:lvl w:ilvl="5" w:tplc="04020005" w:tentative="1">
      <w:start w:val="1"/>
      <w:numFmt w:val="bullet"/>
      <w:lvlText w:val=""/>
      <w:lvlJc w:val="left"/>
      <w:pPr>
        <w:ind w:left="4243" w:hanging="360"/>
      </w:pPr>
      <w:rPr>
        <w:rFonts w:ascii="Wingdings" w:hAnsi="Wingdings" w:hint="default"/>
      </w:rPr>
    </w:lvl>
    <w:lvl w:ilvl="6" w:tplc="04020001" w:tentative="1">
      <w:start w:val="1"/>
      <w:numFmt w:val="bullet"/>
      <w:lvlText w:val=""/>
      <w:lvlJc w:val="left"/>
      <w:pPr>
        <w:ind w:left="4963" w:hanging="360"/>
      </w:pPr>
      <w:rPr>
        <w:rFonts w:ascii="Symbol" w:hAnsi="Symbol" w:hint="default"/>
      </w:rPr>
    </w:lvl>
    <w:lvl w:ilvl="7" w:tplc="04020003" w:tentative="1">
      <w:start w:val="1"/>
      <w:numFmt w:val="bullet"/>
      <w:lvlText w:val="o"/>
      <w:lvlJc w:val="left"/>
      <w:pPr>
        <w:ind w:left="5683" w:hanging="360"/>
      </w:pPr>
      <w:rPr>
        <w:rFonts w:ascii="Courier New" w:hAnsi="Courier New" w:cs="Courier New" w:hint="default"/>
      </w:rPr>
    </w:lvl>
    <w:lvl w:ilvl="8" w:tplc="04020005" w:tentative="1">
      <w:start w:val="1"/>
      <w:numFmt w:val="bullet"/>
      <w:lvlText w:val=""/>
      <w:lvlJc w:val="left"/>
      <w:pPr>
        <w:ind w:left="6403" w:hanging="360"/>
      </w:pPr>
      <w:rPr>
        <w:rFonts w:ascii="Wingdings" w:hAnsi="Wingdings" w:hint="default"/>
      </w:rPr>
    </w:lvl>
  </w:abstractNum>
  <w:abstractNum w:abstractNumId="12" w15:restartNumberingAfterBreak="0">
    <w:nsid w:val="231061F2"/>
    <w:multiLevelType w:val="hybridMultilevel"/>
    <w:tmpl w:val="A538FF08"/>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3" w15:restartNumberingAfterBreak="0">
    <w:nsid w:val="2B5064AA"/>
    <w:multiLevelType w:val="hybridMultilevel"/>
    <w:tmpl w:val="1D6E5412"/>
    <w:lvl w:ilvl="0" w:tplc="0402000B">
      <w:start w:val="1"/>
      <w:numFmt w:val="bullet"/>
      <w:lvlText w:val=""/>
      <w:lvlJc w:val="left"/>
      <w:pPr>
        <w:ind w:left="1428" w:hanging="360"/>
      </w:pPr>
      <w:rPr>
        <w:rFonts w:ascii="Wingdings" w:hAnsi="Wingdings" w:hint="default"/>
      </w:rPr>
    </w:lvl>
    <w:lvl w:ilvl="1" w:tplc="04020003">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4" w15:restartNumberingAfterBreak="0">
    <w:nsid w:val="2D804B05"/>
    <w:multiLevelType w:val="hybridMultilevel"/>
    <w:tmpl w:val="BC7C9472"/>
    <w:lvl w:ilvl="0" w:tplc="0402000B">
      <w:start w:val="1"/>
      <w:numFmt w:val="bullet"/>
      <w:lvlText w:val=""/>
      <w:lvlJc w:val="left"/>
      <w:pPr>
        <w:ind w:left="2136" w:hanging="360"/>
      </w:pPr>
      <w:rPr>
        <w:rFonts w:ascii="Wingdings" w:hAnsi="Wingdings"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15" w15:restartNumberingAfterBreak="0">
    <w:nsid w:val="2F8C5D82"/>
    <w:multiLevelType w:val="hybridMultilevel"/>
    <w:tmpl w:val="2CE22B5C"/>
    <w:lvl w:ilvl="0" w:tplc="0402000B">
      <w:start w:val="1"/>
      <w:numFmt w:val="bullet"/>
      <w:lvlText w:val=""/>
      <w:lvlJc w:val="left"/>
      <w:pPr>
        <w:ind w:left="1788" w:hanging="360"/>
      </w:pPr>
      <w:rPr>
        <w:rFonts w:ascii="Wingdings" w:hAnsi="Wingdings" w:hint="default"/>
      </w:rPr>
    </w:lvl>
    <w:lvl w:ilvl="1" w:tplc="04020003" w:tentative="1">
      <w:start w:val="1"/>
      <w:numFmt w:val="bullet"/>
      <w:lvlText w:val="o"/>
      <w:lvlJc w:val="left"/>
      <w:pPr>
        <w:ind w:left="2508" w:hanging="360"/>
      </w:pPr>
      <w:rPr>
        <w:rFonts w:ascii="Courier New" w:hAnsi="Courier New" w:cs="Courier New" w:hint="default"/>
      </w:rPr>
    </w:lvl>
    <w:lvl w:ilvl="2" w:tplc="04020005" w:tentative="1">
      <w:start w:val="1"/>
      <w:numFmt w:val="bullet"/>
      <w:lvlText w:val=""/>
      <w:lvlJc w:val="left"/>
      <w:pPr>
        <w:ind w:left="3228" w:hanging="360"/>
      </w:pPr>
      <w:rPr>
        <w:rFonts w:ascii="Wingdings" w:hAnsi="Wingdings" w:hint="default"/>
      </w:rPr>
    </w:lvl>
    <w:lvl w:ilvl="3" w:tplc="04020001" w:tentative="1">
      <w:start w:val="1"/>
      <w:numFmt w:val="bullet"/>
      <w:lvlText w:val=""/>
      <w:lvlJc w:val="left"/>
      <w:pPr>
        <w:ind w:left="3948" w:hanging="360"/>
      </w:pPr>
      <w:rPr>
        <w:rFonts w:ascii="Symbol" w:hAnsi="Symbol" w:hint="default"/>
      </w:rPr>
    </w:lvl>
    <w:lvl w:ilvl="4" w:tplc="04020003" w:tentative="1">
      <w:start w:val="1"/>
      <w:numFmt w:val="bullet"/>
      <w:lvlText w:val="o"/>
      <w:lvlJc w:val="left"/>
      <w:pPr>
        <w:ind w:left="4668" w:hanging="360"/>
      </w:pPr>
      <w:rPr>
        <w:rFonts w:ascii="Courier New" w:hAnsi="Courier New" w:cs="Courier New" w:hint="default"/>
      </w:rPr>
    </w:lvl>
    <w:lvl w:ilvl="5" w:tplc="04020005" w:tentative="1">
      <w:start w:val="1"/>
      <w:numFmt w:val="bullet"/>
      <w:lvlText w:val=""/>
      <w:lvlJc w:val="left"/>
      <w:pPr>
        <w:ind w:left="5388" w:hanging="360"/>
      </w:pPr>
      <w:rPr>
        <w:rFonts w:ascii="Wingdings" w:hAnsi="Wingdings" w:hint="default"/>
      </w:rPr>
    </w:lvl>
    <w:lvl w:ilvl="6" w:tplc="04020001" w:tentative="1">
      <w:start w:val="1"/>
      <w:numFmt w:val="bullet"/>
      <w:lvlText w:val=""/>
      <w:lvlJc w:val="left"/>
      <w:pPr>
        <w:ind w:left="6108" w:hanging="360"/>
      </w:pPr>
      <w:rPr>
        <w:rFonts w:ascii="Symbol" w:hAnsi="Symbol" w:hint="default"/>
      </w:rPr>
    </w:lvl>
    <w:lvl w:ilvl="7" w:tplc="04020003" w:tentative="1">
      <w:start w:val="1"/>
      <w:numFmt w:val="bullet"/>
      <w:lvlText w:val="o"/>
      <w:lvlJc w:val="left"/>
      <w:pPr>
        <w:ind w:left="6828" w:hanging="360"/>
      </w:pPr>
      <w:rPr>
        <w:rFonts w:ascii="Courier New" w:hAnsi="Courier New" w:cs="Courier New" w:hint="default"/>
      </w:rPr>
    </w:lvl>
    <w:lvl w:ilvl="8" w:tplc="04020005" w:tentative="1">
      <w:start w:val="1"/>
      <w:numFmt w:val="bullet"/>
      <w:lvlText w:val=""/>
      <w:lvlJc w:val="left"/>
      <w:pPr>
        <w:ind w:left="7548" w:hanging="360"/>
      </w:pPr>
      <w:rPr>
        <w:rFonts w:ascii="Wingdings" w:hAnsi="Wingdings" w:hint="default"/>
      </w:rPr>
    </w:lvl>
  </w:abstractNum>
  <w:abstractNum w:abstractNumId="16" w15:restartNumberingAfterBreak="0">
    <w:nsid w:val="356639FE"/>
    <w:multiLevelType w:val="hybridMultilevel"/>
    <w:tmpl w:val="FF26F8FA"/>
    <w:lvl w:ilvl="0" w:tplc="0402000B">
      <w:start w:val="1"/>
      <w:numFmt w:val="bullet"/>
      <w:lvlText w:val=""/>
      <w:lvlJc w:val="left"/>
      <w:pPr>
        <w:ind w:left="927" w:hanging="360"/>
      </w:pPr>
      <w:rPr>
        <w:rFonts w:ascii="Wingdings" w:hAnsi="Wingdings" w:hint="default"/>
      </w:rPr>
    </w:lvl>
    <w:lvl w:ilvl="1" w:tplc="04020003" w:tentative="1">
      <w:start w:val="1"/>
      <w:numFmt w:val="bullet"/>
      <w:lvlText w:val="o"/>
      <w:lvlJc w:val="left"/>
      <w:pPr>
        <w:ind w:left="1647" w:hanging="360"/>
      </w:pPr>
      <w:rPr>
        <w:rFonts w:ascii="Courier New" w:hAnsi="Courier New" w:cs="Courier New" w:hint="default"/>
      </w:rPr>
    </w:lvl>
    <w:lvl w:ilvl="2" w:tplc="04020005" w:tentative="1">
      <w:start w:val="1"/>
      <w:numFmt w:val="bullet"/>
      <w:lvlText w:val=""/>
      <w:lvlJc w:val="left"/>
      <w:pPr>
        <w:ind w:left="2367" w:hanging="360"/>
      </w:pPr>
      <w:rPr>
        <w:rFonts w:ascii="Wingdings" w:hAnsi="Wingdings" w:hint="default"/>
      </w:rPr>
    </w:lvl>
    <w:lvl w:ilvl="3" w:tplc="04020001" w:tentative="1">
      <w:start w:val="1"/>
      <w:numFmt w:val="bullet"/>
      <w:lvlText w:val=""/>
      <w:lvlJc w:val="left"/>
      <w:pPr>
        <w:ind w:left="3087" w:hanging="360"/>
      </w:pPr>
      <w:rPr>
        <w:rFonts w:ascii="Symbol" w:hAnsi="Symbol" w:hint="default"/>
      </w:rPr>
    </w:lvl>
    <w:lvl w:ilvl="4" w:tplc="04020003" w:tentative="1">
      <w:start w:val="1"/>
      <w:numFmt w:val="bullet"/>
      <w:lvlText w:val="o"/>
      <w:lvlJc w:val="left"/>
      <w:pPr>
        <w:ind w:left="3807" w:hanging="360"/>
      </w:pPr>
      <w:rPr>
        <w:rFonts w:ascii="Courier New" w:hAnsi="Courier New" w:cs="Courier New" w:hint="default"/>
      </w:rPr>
    </w:lvl>
    <w:lvl w:ilvl="5" w:tplc="04020005" w:tentative="1">
      <w:start w:val="1"/>
      <w:numFmt w:val="bullet"/>
      <w:lvlText w:val=""/>
      <w:lvlJc w:val="left"/>
      <w:pPr>
        <w:ind w:left="4527" w:hanging="360"/>
      </w:pPr>
      <w:rPr>
        <w:rFonts w:ascii="Wingdings" w:hAnsi="Wingdings" w:hint="default"/>
      </w:rPr>
    </w:lvl>
    <w:lvl w:ilvl="6" w:tplc="04020001" w:tentative="1">
      <w:start w:val="1"/>
      <w:numFmt w:val="bullet"/>
      <w:lvlText w:val=""/>
      <w:lvlJc w:val="left"/>
      <w:pPr>
        <w:ind w:left="5247" w:hanging="360"/>
      </w:pPr>
      <w:rPr>
        <w:rFonts w:ascii="Symbol" w:hAnsi="Symbol" w:hint="default"/>
      </w:rPr>
    </w:lvl>
    <w:lvl w:ilvl="7" w:tplc="04020003" w:tentative="1">
      <w:start w:val="1"/>
      <w:numFmt w:val="bullet"/>
      <w:lvlText w:val="o"/>
      <w:lvlJc w:val="left"/>
      <w:pPr>
        <w:ind w:left="5967" w:hanging="360"/>
      </w:pPr>
      <w:rPr>
        <w:rFonts w:ascii="Courier New" w:hAnsi="Courier New" w:cs="Courier New" w:hint="default"/>
      </w:rPr>
    </w:lvl>
    <w:lvl w:ilvl="8" w:tplc="04020005" w:tentative="1">
      <w:start w:val="1"/>
      <w:numFmt w:val="bullet"/>
      <w:lvlText w:val=""/>
      <w:lvlJc w:val="left"/>
      <w:pPr>
        <w:ind w:left="6687" w:hanging="360"/>
      </w:pPr>
      <w:rPr>
        <w:rFonts w:ascii="Wingdings" w:hAnsi="Wingdings" w:hint="default"/>
      </w:rPr>
    </w:lvl>
  </w:abstractNum>
  <w:abstractNum w:abstractNumId="17" w15:restartNumberingAfterBreak="0">
    <w:nsid w:val="370D3773"/>
    <w:multiLevelType w:val="hybridMultilevel"/>
    <w:tmpl w:val="CF4E8012"/>
    <w:lvl w:ilvl="0" w:tplc="0402000B">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8" w15:restartNumberingAfterBreak="0">
    <w:nsid w:val="3AE80AB9"/>
    <w:multiLevelType w:val="hybridMultilevel"/>
    <w:tmpl w:val="9A9E3B86"/>
    <w:lvl w:ilvl="0" w:tplc="0402000B">
      <w:start w:val="1"/>
      <w:numFmt w:val="bullet"/>
      <w:lvlText w:val=""/>
      <w:lvlJc w:val="left"/>
      <w:pPr>
        <w:ind w:left="2190" w:hanging="360"/>
      </w:pPr>
      <w:rPr>
        <w:rFonts w:ascii="Wingdings" w:hAnsi="Wingdings" w:hint="default"/>
      </w:rPr>
    </w:lvl>
    <w:lvl w:ilvl="1" w:tplc="04020003" w:tentative="1">
      <w:start w:val="1"/>
      <w:numFmt w:val="bullet"/>
      <w:lvlText w:val="o"/>
      <w:lvlJc w:val="left"/>
      <w:pPr>
        <w:ind w:left="2910" w:hanging="360"/>
      </w:pPr>
      <w:rPr>
        <w:rFonts w:ascii="Courier New" w:hAnsi="Courier New" w:cs="Courier New" w:hint="default"/>
      </w:rPr>
    </w:lvl>
    <w:lvl w:ilvl="2" w:tplc="04020005" w:tentative="1">
      <w:start w:val="1"/>
      <w:numFmt w:val="bullet"/>
      <w:lvlText w:val=""/>
      <w:lvlJc w:val="left"/>
      <w:pPr>
        <w:ind w:left="3630" w:hanging="360"/>
      </w:pPr>
      <w:rPr>
        <w:rFonts w:ascii="Wingdings" w:hAnsi="Wingdings" w:hint="default"/>
      </w:rPr>
    </w:lvl>
    <w:lvl w:ilvl="3" w:tplc="04020001" w:tentative="1">
      <w:start w:val="1"/>
      <w:numFmt w:val="bullet"/>
      <w:lvlText w:val=""/>
      <w:lvlJc w:val="left"/>
      <w:pPr>
        <w:ind w:left="4350" w:hanging="360"/>
      </w:pPr>
      <w:rPr>
        <w:rFonts w:ascii="Symbol" w:hAnsi="Symbol" w:hint="default"/>
      </w:rPr>
    </w:lvl>
    <w:lvl w:ilvl="4" w:tplc="04020003" w:tentative="1">
      <w:start w:val="1"/>
      <w:numFmt w:val="bullet"/>
      <w:lvlText w:val="o"/>
      <w:lvlJc w:val="left"/>
      <w:pPr>
        <w:ind w:left="5070" w:hanging="360"/>
      </w:pPr>
      <w:rPr>
        <w:rFonts w:ascii="Courier New" w:hAnsi="Courier New" w:cs="Courier New" w:hint="default"/>
      </w:rPr>
    </w:lvl>
    <w:lvl w:ilvl="5" w:tplc="04020005" w:tentative="1">
      <w:start w:val="1"/>
      <w:numFmt w:val="bullet"/>
      <w:lvlText w:val=""/>
      <w:lvlJc w:val="left"/>
      <w:pPr>
        <w:ind w:left="5790" w:hanging="360"/>
      </w:pPr>
      <w:rPr>
        <w:rFonts w:ascii="Wingdings" w:hAnsi="Wingdings" w:hint="default"/>
      </w:rPr>
    </w:lvl>
    <w:lvl w:ilvl="6" w:tplc="04020001" w:tentative="1">
      <w:start w:val="1"/>
      <w:numFmt w:val="bullet"/>
      <w:lvlText w:val=""/>
      <w:lvlJc w:val="left"/>
      <w:pPr>
        <w:ind w:left="6510" w:hanging="360"/>
      </w:pPr>
      <w:rPr>
        <w:rFonts w:ascii="Symbol" w:hAnsi="Symbol" w:hint="default"/>
      </w:rPr>
    </w:lvl>
    <w:lvl w:ilvl="7" w:tplc="04020003" w:tentative="1">
      <w:start w:val="1"/>
      <w:numFmt w:val="bullet"/>
      <w:lvlText w:val="o"/>
      <w:lvlJc w:val="left"/>
      <w:pPr>
        <w:ind w:left="7230" w:hanging="360"/>
      </w:pPr>
      <w:rPr>
        <w:rFonts w:ascii="Courier New" w:hAnsi="Courier New" w:cs="Courier New" w:hint="default"/>
      </w:rPr>
    </w:lvl>
    <w:lvl w:ilvl="8" w:tplc="04020005" w:tentative="1">
      <w:start w:val="1"/>
      <w:numFmt w:val="bullet"/>
      <w:lvlText w:val=""/>
      <w:lvlJc w:val="left"/>
      <w:pPr>
        <w:ind w:left="7950" w:hanging="360"/>
      </w:pPr>
      <w:rPr>
        <w:rFonts w:ascii="Wingdings" w:hAnsi="Wingdings" w:hint="default"/>
      </w:rPr>
    </w:lvl>
  </w:abstractNum>
  <w:abstractNum w:abstractNumId="19" w15:restartNumberingAfterBreak="0">
    <w:nsid w:val="3DEC44A0"/>
    <w:multiLevelType w:val="hybridMultilevel"/>
    <w:tmpl w:val="F5E02634"/>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20" w15:restartNumberingAfterBreak="0">
    <w:nsid w:val="3E655CAA"/>
    <w:multiLevelType w:val="hybridMultilevel"/>
    <w:tmpl w:val="6714FEBE"/>
    <w:lvl w:ilvl="0" w:tplc="0402000B">
      <w:start w:val="1"/>
      <w:numFmt w:val="bullet"/>
      <w:lvlText w:val=""/>
      <w:lvlJc w:val="left"/>
      <w:pPr>
        <w:ind w:left="1068" w:hanging="360"/>
      </w:pPr>
      <w:rPr>
        <w:rFonts w:ascii="Wingdings" w:hAnsi="Wingdings"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21" w15:restartNumberingAfterBreak="0">
    <w:nsid w:val="3E7C5A92"/>
    <w:multiLevelType w:val="hybridMultilevel"/>
    <w:tmpl w:val="D8503754"/>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22" w15:restartNumberingAfterBreak="0">
    <w:nsid w:val="40122559"/>
    <w:multiLevelType w:val="hybridMultilevel"/>
    <w:tmpl w:val="F7505F1A"/>
    <w:lvl w:ilvl="0" w:tplc="0402000F">
      <w:start w:val="1"/>
      <w:numFmt w:val="decimal"/>
      <w:lvlText w:val="%1."/>
      <w:lvlJc w:val="left"/>
      <w:pPr>
        <w:ind w:left="1428" w:hanging="360"/>
      </w:pPr>
      <w:rPr>
        <w:rFont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23" w15:restartNumberingAfterBreak="0">
    <w:nsid w:val="410D4C8B"/>
    <w:multiLevelType w:val="hybridMultilevel"/>
    <w:tmpl w:val="84C86904"/>
    <w:lvl w:ilvl="0" w:tplc="0402000B">
      <w:start w:val="1"/>
      <w:numFmt w:val="bullet"/>
      <w:lvlText w:val=""/>
      <w:lvlJc w:val="left"/>
      <w:pPr>
        <w:ind w:left="1068" w:hanging="360"/>
      </w:pPr>
      <w:rPr>
        <w:rFonts w:ascii="Wingdings" w:hAnsi="Wingdings"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24" w15:restartNumberingAfterBreak="0">
    <w:nsid w:val="47507D6F"/>
    <w:multiLevelType w:val="hybridMultilevel"/>
    <w:tmpl w:val="CD18A55A"/>
    <w:lvl w:ilvl="0" w:tplc="0402000B">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25" w15:restartNumberingAfterBreak="0">
    <w:nsid w:val="49964E0E"/>
    <w:multiLevelType w:val="hybridMultilevel"/>
    <w:tmpl w:val="3E7CAA5C"/>
    <w:lvl w:ilvl="0" w:tplc="0402000B">
      <w:start w:val="1"/>
      <w:numFmt w:val="bullet"/>
      <w:lvlText w:val=""/>
      <w:lvlJc w:val="left"/>
      <w:pPr>
        <w:ind w:left="1068" w:hanging="360"/>
      </w:pPr>
      <w:rPr>
        <w:rFonts w:ascii="Wingdings" w:hAnsi="Wingdings" w:hint="default"/>
      </w:rPr>
    </w:lvl>
    <w:lvl w:ilvl="1" w:tplc="126ADE42">
      <w:numFmt w:val="bullet"/>
      <w:lvlText w:val="•"/>
      <w:lvlJc w:val="left"/>
      <w:pPr>
        <w:ind w:left="1788" w:hanging="360"/>
      </w:pPr>
      <w:rPr>
        <w:rFonts w:ascii="Times New Roman" w:eastAsia="Times New Roman" w:hAnsi="Times New Roman" w:cs="Times New Roman"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26" w15:restartNumberingAfterBreak="0">
    <w:nsid w:val="58021CD1"/>
    <w:multiLevelType w:val="hybridMultilevel"/>
    <w:tmpl w:val="83BAEF7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58A2123D"/>
    <w:multiLevelType w:val="hybridMultilevel"/>
    <w:tmpl w:val="E7DEECDA"/>
    <w:lvl w:ilvl="0" w:tplc="0402000B">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28" w15:restartNumberingAfterBreak="0">
    <w:nsid w:val="5F620A16"/>
    <w:multiLevelType w:val="hybridMultilevel"/>
    <w:tmpl w:val="3A9CD516"/>
    <w:lvl w:ilvl="0" w:tplc="0402000B">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29" w15:restartNumberingAfterBreak="0">
    <w:nsid w:val="63FB5A78"/>
    <w:multiLevelType w:val="hybridMultilevel"/>
    <w:tmpl w:val="F9F48D9C"/>
    <w:lvl w:ilvl="0" w:tplc="0402000B">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30" w15:restartNumberingAfterBreak="0">
    <w:nsid w:val="653C769E"/>
    <w:multiLevelType w:val="hybridMultilevel"/>
    <w:tmpl w:val="A8681106"/>
    <w:lvl w:ilvl="0" w:tplc="0402000B">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31" w15:restartNumberingAfterBreak="0">
    <w:nsid w:val="65D310A6"/>
    <w:multiLevelType w:val="hybridMultilevel"/>
    <w:tmpl w:val="EC48254E"/>
    <w:lvl w:ilvl="0" w:tplc="0402000B">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32" w15:restartNumberingAfterBreak="0">
    <w:nsid w:val="66DC5AF7"/>
    <w:multiLevelType w:val="hybridMultilevel"/>
    <w:tmpl w:val="EB023E96"/>
    <w:lvl w:ilvl="0" w:tplc="0402000B">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33" w15:restartNumberingAfterBreak="0">
    <w:nsid w:val="691C2375"/>
    <w:multiLevelType w:val="hybridMultilevel"/>
    <w:tmpl w:val="EE62CF1C"/>
    <w:lvl w:ilvl="0" w:tplc="0402000B">
      <w:start w:val="1"/>
      <w:numFmt w:val="bullet"/>
      <w:lvlText w:val=""/>
      <w:lvlJc w:val="left"/>
      <w:pPr>
        <w:ind w:left="1068" w:hanging="360"/>
      </w:pPr>
      <w:rPr>
        <w:rFonts w:ascii="Wingdings" w:hAnsi="Wingdings"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34" w15:restartNumberingAfterBreak="0">
    <w:nsid w:val="70385684"/>
    <w:multiLevelType w:val="hybridMultilevel"/>
    <w:tmpl w:val="8634176A"/>
    <w:lvl w:ilvl="0" w:tplc="0402000B">
      <w:start w:val="1"/>
      <w:numFmt w:val="bullet"/>
      <w:lvlText w:val=""/>
      <w:lvlJc w:val="left"/>
      <w:pPr>
        <w:ind w:left="1068" w:hanging="360"/>
      </w:pPr>
      <w:rPr>
        <w:rFonts w:ascii="Wingdings" w:hAnsi="Wingdings"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35" w15:restartNumberingAfterBreak="0">
    <w:nsid w:val="724E6C22"/>
    <w:multiLevelType w:val="hybridMultilevel"/>
    <w:tmpl w:val="4A7A8FBA"/>
    <w:lvl w:ilvl="0" w:tplc="0402000B">
      <w:start w:val="1"/>
      <w:numFmt w:val="bullet"/>
      <w:lvlText w:val=""/>
      <w:lvlJc w:val="left"/>
      <w:pPr>
        <w:ind w:left="1068" w:hanging="360"/>
      </w:pPr>
      <w:rPr>
        <w:rFonts w:ascii="Wingdings" w:hAnsi="Wingdings"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36" w15:restartNumberingAfterBreak="0">
    <w:nsid w:val="7C871456"/>
    <w:multiLevelType w:val="hybridMultilevel"/>
    <w:tmpl w:val="D8746E32"/>
    <w:lvl w:ilvl="0" w:tplc="0402000B">
      <w:start w:val="1"/>
      <w:numFmt w:val="bullet"/>
      <w:lvlText w:val=""/>
      <w:lvlJc w:val="left"/>
      <w:pPr>
        <w:ind w:left="643" w:hanging="360"/>
      </w:pPr>
      <w:rPr>
        <w:rFonts w:ascii="Wingdings" w:hAnsi="Wingdings" w:hint="default"/>
      </w:rPr>
    </w:lvl>
    <w:lvl w:ilvl="1" w:tplc="04020003" w:tentative="1">
      <w:start w:val="1"/>
      <w:numFmt w:val="bullet"/>
      <w:lvlText w:val="o"/>
      <w:lvlJc w:val="left"/>
      <w:pPr>
        <w:ind w:left="1363" w:hanging="360"/>
      </w:pPr>
      <w:rPr>
        <w:rFonts w:ascii="Courier New" w:hAnsi="Courier New" w:cs="Courier New" w:hint="default"/>
      </w:rPr>
    </w:lvl>
    <w:lvl w:ilvl="2" w:tplc="04020005" w:tentative="1">
      <w:start w:val="1"/>
      <w:numFmt w:val="bullet"/>
      <w:lvlText w:val=""/>
      <w:lvlJc w:val="left"/>
      <w:pPr>
        <w:ind w:left="2083" w:hanging="360"/>
      </w:pPr>
      <w:rPr>
        <w:rFonts w:ascii="Wingdings" w:hAnsi="Wingdings" w:hint="default"/>
      </w:rPr>
    </w:lvl>
    <w:lvl w:ilvl="3" w:tplc="04020001" w:tentative="1">
      <w:start w:val="1"/>
      <w:numFmt w:val="bullet"/>
      <w:lvlText w:val=""/>
      <w:lvlJc w:val="left"/>
      <w:pPr>
        <w:ind w:left="2803" w:hanging="360"/>
      </w:pPr>
      <w:rPr>
        <w:rFonts w:ascii="Symbol" w:hAnsi="Symbol" w:hint="default"/>
      </w:rPr>
    </w:lvl>
    <w:lvl w:ilvl="4" w:tplc="04020003" w:tentative="1">
      <w:start w:val="1"/>
      <w:numFmt w:val="bullet"/>
      <w:lvlText w:val="o"/>
      <w:lvlJc w:val="left"/>
      <w:pPr>
        <w:ind w:left="3523" w:hanging="360"/>
      </w:pPr>
      <w:rPr>
        <w:rFonts w:ascii="Courier New" w:hAnsi="Courier New" w:cs="Courier New" w:hint="default"/>
      </w:rPr>
    </w:lvl>
    <w:lvl w:ilvl="5" w:tplc="04020005" w:tentative="1">
      <w:start w:val="1"/>
      <w:numFmt w:val="bullet"/>
      <w:lvlText w:val=""/>
      <w:lvlJc w:val="left"/>
      <w:pPr>
        <w:ind w:left="4243" w:hanging="360"/>
      </w:pPr>
      <w:rPr>
        <w:rFonts w:ascii="Wingdings" w:hAnsi="Wingdings" w:hint="default"/>
      </w:rPr>
    </w:lvl>
    <w:lvl w:ilvl="6" w:tplc="04020001" w:tentative="1">
      <w:start w:val="1"/>
      <w:numFmt w:val="bullet"/>
      <w:lvlText w:val=""/>
      <w:lvlJc w:val="left"/>
      <w:pPr>
        <w:ind w:left="4963" w:hanging="360"/>
      </w:pPr>
      <w:rPr>
        <w:rFonts w:ascii="Symbol" w:hAnsi="Symbol" w:hint="default"/>
      </w:rPr>
    </w:lvl>
    <w:lvl w:ilvl="7" w:tplc="04020003" w:tentative="1">
      <w:start w:val="1"/>
      <w:numFmt w:val="bullet"/>
      <w:lvlText w:val="o"/>
      <w:lvlJc w:val="left"/>
      <w:pPr>
        <w:ind w:left="5683" w:hanging="360"/>
      </w:pPr>
      <w:rPr>
        <w:rFonts w:ascii="Courier New" w:hAnsi="Courier New" w:cs="Courier New" w:hint="default"/>
      </w:rPr>
    </w:lvl>
    <w:lvl w:ilvl="8" w:tplc="04020005" w:tentative="1">
      <w:start w:val="1"/>
      <w:numFmt w:val="bullet"/>
      <w:lvlText w:val=""/>
      <w:lvlJc w:val="left"/>
      <w:pPr>
        <w:ind w:left="6403" w:hanging="360"/>
      </w:pPr>
      <w:rPr>
        <w:rFonts w:ascii="Wingdings" w:hAnsi="Wingdings" w:hint="default"/>
      </w:rPr>
    </w:lvl>
  </w:abstractNum>
  <w:abstractNum w:abstractNumId="37" w15:restartNumberingAfterBreak="0">
    <w:nsid w:val="7CBD2BC6"/>
    <w:multiLevelType w:val="hybridMultilevel"/>
    <w:tmpl w:val="E6329BCA"/>
    <w:lvl w:ilvl="0" w:tplc="0402000B">
      <w:start w:val="1"/>
      <w:numFmt w:val="bullet"/>
      <w:lvlText w:val=""/>
      <w:lvlJc w:val="left"/>
      <w:pPr>
        <w:ind w:left="643" w:hanging="360"/>
      </w:pPr>
      <w:rPr>
        <w:rFonts w:ascii="Wingdings" w:hAnsi="Wingdings" w:hint="default"/>
      </w:rPr>
    </w:lvl>
    <w:lvl w:ilvl="1" w:tplc="04020003" w:tentative="1">
      <w:start w:val="1"/>
      <w:numFmt w:val="bullet"/>
      <w:lvlText w:val="o"/>
      <w:lvlJc w:val="left"/>
      <w:pPr>
        <w:ind w:left="1363" w:hanging="360"/>
      </w:pPr>
      <w:rPr>
        <w:rFonts w:ascii="Courier New" w:hAnsi="Courier New" w:cs="Courier New" w:hint="default"/>
      </w:rPr>
    </w:lvl>
    <w:lvl w:ilvl="2" w:tplc="04020005" w:tentative="1">
      <w:start w:val="1"/>
      <w:numFmt w:val="bullet"/>
      <w:lvlText w:val=""/>
      <w:lvlJc w:val="left"/>
      <w:pPr>
        <w:ind w:left="2083" w:hanging="360"/>
      </w:pPr>
      <w:rPr>
        <w:rFonts w:ascii="Wingdings" w:hAnsi="Wingdings" w:hint="default"/>
      </w:rPr>
    </w:lvl>
    <w:lvl w:ilvl="3" w:tplc="04020001" w:tentative="1">
      <w:start w:val="1"/>
      <w:numFmt w:val="bullet"/>
      <w:lvlText w:val=""/>
      <w:lvlJc w:val="left"/>
      <w:pPr>
        <w:ind w:left="2803" w:hanging="360"/>
      </w:pPr>
      <w:rPr>
        <w:rFonts w:ascii="Symbol" w:hAnsi="Symbol" w:hint="default"/>
      </w:rPr>
    </w:lvl>
    <w:lvl w:ilvl="4" w:tplc="04020003" w:tentative="1">
      <w:start w:val="1"/>
      <w:numFmt w:val="bullet"/>
      <w:lvlText w:val="o"/>
      <w:lvlJc w:val="left"/>
      <w:pPr>
        <w:ind w:left="3523" w:hanging="360"/>
      </w:pPr>
      <w:rPr>
        <w:rFonts w:ascii="Courier New" w:hAnsi="Courier New" w:cs="Courier New" w:hint="default"/>
      </w:rPr>
    </w:lvl>
    <w:lvl w:ilvl="5" w:tplc="04020005" w:tentative="1">
      <w:start w:val="1"/>
      <w:numFmt w:val="bullet"/>
      <w:lvlText w:val=""/>
      <w:lvlJc w:val="left"/>
      <w:pPr>
        <w:ind w:left="4243" w:hanging="360"/>
      </w:pPr>
      <w:rPr>
        <w:rFonts w:ascii="Wingdings" w:hAnsi="Wingdings" w:hint="default"/>
      </w:rPr>
    </w:lvl>
    <w:lvl w:ilvl="6" w:tplc="04020001" w:tentative="1">
      <w:start w:val="1"/>
      <w:numFmt w:val="bullet"/>
      <w:lvlText w:val=""/>
      <w:lvlJc w:val="left"/>
      <w:pPr>
        <w:ind w:left="4963" w:hanging="360"/>
      </w:pPr>
      <w:rPr>
        <w:rFonts w:ascii="Symbol" w:hAnsi="Symbol" w:hint="default"/>
      </w:rPr>
    </w:lvl>
    <w:lvl w:ilvl="7" w:tplc="04020003" w:tentative="1">
      <w:start w:val="1"/>
      <w:numFmt w:val="bullet"/>
      <w:lvlText w:val="o"/>
      <w:lvlJc w:val="left"/>
      <w:pPr>
        <w:ind w:left="5683" w:hanging="360"/>
      </w:pPr>
      <w:rPr>
        <w:rFonts w:ascii="Courier New" w:hAnsi="Courier New" w:cs="Courier New" w:hint="default"/>
      </w:rPr>
    </w:lvl>
    <w:lvl w:ilvl="8" w:tplc="04020005" w:tentative="1">
      <w:start w:val="1"/>
      <w:numFmt w:val="bullet"/>
      <w:lvlText w:val=""/>
      <w:lvlJc w:val="left"/>
      <w:pPr>
        <w:ind w:left="6403" w:hanging="360"/>
      </w:pPr>
      <w:rPr>
        <w:rFonts w:ascii="Wingdings" w:hAnsi="Wingdings" w:hint="default"/>
      </w:rPr>
    </w:lvl>
  </w:abstractNum>
  <w:num w:numId="1">
    <w:abstractNumId w:val="18"/>
  </w:num>
  <w:num w:numId="2">
    <w:abstractNumId w:val="6"/>
  </w:num>
  <w:num w:numId="3">
    <w:abstractNumId w:val="14"/>
  </w:num>
  <w:num w:numId="4">
    <w:abstractNumId w:val="16"/>
  </w:num>
  <w:num w:numId="5">
    <w:abstractNumId w:val="12"/>
  </w:num>
  <w:num w:numId="6">
    <w:abstractNumId w:val="22"/>
  </w:num>
  <w:num w:numId="7">
    <w:abstractNumId w:val="33"/>
  </w:num>
  <w:num w:numId="8">
    <w:abstractNumId w:val="37"/>
  </w:num>
  <w:num w:numId="9">
    <w:abstractNumId w:val="8"/>
  </w:num>
  <w:num w:numId="10">
    <w:abstractNumId w:val="27"/>
  </w:num>
  <w:num w:numId="11">
    <w:abstractNumId w:val="29"/>
  </w:num>
  <w:num w:numId="12">
    <w:abstractNumId w:val="31"/>
  </w:num>
  <w:num w:numId="13">
    <w:abstractNumId w:val="15"/>
  </w:num>
  <w:num w:numId="14">
    <w:abstractNumId w:val="25"/>
  </w:num>
  <w:num w:numId="15">
    <w:abstractNumId w:val="4"/>
  </w:num>
  <w:num w:numId="16">
    <w:abstractNumId w:val="28"/>
  </w:num>
  <w:num w:numId="17">
    <w:abstractNumId w:val="19"/>
  </w:num>
  <w:num w:numId="18">
    <w:abstractNumId w:val="1"/>
  </w:num>
  <w:num w:numId="19">
    <w:abstractNumId w:val="0"/>
  </w:num>
  <w:num w:numId="20">
    <w:abstractNumId w:val="5"/>
  </w:num>
  <w:num w:numId="21">
    <w:abstractNumId w:val="13"/>
  </w:num>
  <w:num w:numId="22">
    <w:abstractNumId w:val="34"/>
  </w:num>
  <w:num w:numId="23">
    <w:abstractNumId w:val="3"/>
  </w:num>
  <w:num w:numId="24">
    <w:abstractNumId w:val="36"/>
  </w:num>
  <w:num w:numId="25">
    <w:abstractNumId w:val="21"/>
  </w:num>
  <w:num w:numId="26">
    <w:abstractNumId w:val="24"/>
  </w:num>
  <w:num w:numId="27">
    <w:abstractNumId w:val="10"/>
  </w:num>
  <w:num w:numId="28">
    <w:abstractNumId w:val="30"/>
  </w:num>
  <w:num w:numId="29">
    <w:abstractNumId w:val="23"/>
  </w:num>
  <w:num w:numId="30">
    <w:abstractNumId w:val="2"/>
  </w:num>
  <w:num w:numId="31">
    <w:abstractNumId w:val="7"/>
  </w:num>
  <w:num w:numId="32">
    <w:abstractNumId w:val="35"/>
  </w:num>
  <w:num w:numId="33">
    <w:abstractNumId w:val="32"/>
  </w:num>
  <w:num w:numId="34">
    <w:abstractNumId w:val="17"/>
  </w:num>
  <w:num w:numId="35">
    <w:abstractNumId w:val="20"/>
  </w:num>
  <w:num w:numId="36">
    <w:abstractNumId w:val="26"/>
  </w:num>
  <w:num w:numId="37">
    <w:abstractNumId w:val="9"/>
  </w:num>
  <w:num w:numId="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Stavrev">
    <w15:presenceInfo w15:providerId="None" w15:userId="Stefan Stavrev"/>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F30"/>
    <w:rsid w:val="00000ECC"/>
    <w:rsid w:val="00003991"/>
    <w:rsid w:val="000224D1"/>
    <w:rsid w:val="00033589"/>
    <w:rsid w:val="00035F4B"/>
    <w:rsid w:val="000443F2"/>
    <w:rsid w:val="0004585F"/>
    <w:rsid w:val="00066E8B"/>
    <w:rsid w:val="000715D6"/>
    <w:rsid w:val="0007594F"/>
    <w:rsid w:val="000849C1"/>
    <w:rsid w:val="000C568C"/>
    <w:rsid w:val="000C58D1"/>
    <w:rsid w:val="000E6A72"/>
    <w:rsid w:val="000F34C6"/>
    <w:rsid w:val="000F5FED"/>
    <w:rsid w:val="00120405"/>
    <w:rsid w:val="00135B50"/>
    <w:rsid w:val="00145FBB"/>
    <w:rsid w:val="001461BA"/>
    <w:rsid w:val="00146759"/>
    <w:rsid w:val="001543C4"/>
    <w:rsid w:val="001660B6"/>
    <w:rsid w:val="00171099"/>
    <w:rsid w:val="00186BA0"/>
    <w:rsid w:val="0018749F"/>
    <w:rsid w:val="00196630"/>
    <w:rsid w:val="001974CE"/>
    <w:rsid w:val="001B3CFF"/>
    <w:rsid w:val="001C5028"/>
    <w:rsid w:val="001E16FF"/>
    <w:rsid w:val="001E6896"/>
    <w:rsid w:val="0020105D"/>
    <w:rsid w:val="00204673"/>
    <w:rsid w:val="00204BE2"/>
    <w:rsid w:val="00207EE2"/>
    <w:rsid w:val="00214B8A"/>
    <w:rsid w:val="002157C9"/>
    <w:rsid w:val="002159D2"/>
    <w:rsid w:val="00240B4E"/>
    <w:rsid w:val="00250348"/>
    <w:rsid w:val="0025037C"/>
    <w:rsid w:val="00256DD7"/>
    <w:rsid w:val="002657B8"/>
    <w:rsid w:val="0027094D"/>
    <w:rsid w:val="00281061"/>
    <w:rsid w:val="002A693C"/>
    <w:rsid w:val="002C5857"/>
    <w:rsid w:val="002E174C"/>
    <w:rsid w:val="002E6EF7"/>
    <w:rsid w:val="002F113C"/>
    <w:rsid w:val="00302DF1"/>
    <w:rsid w:val="00325694"/>
    <w:rsid w:val="00331DDE"/>
    <w:rsid w:val="0033481D"/>
    <w:rsid w:val="0034449C"/>
    <w:rsid w:val="00346FD9"/>
    <w:rsid w:val="00352920"/>
    <w:rsid w:val="003538FA"/>
    <w:rsid w:val="0036134F"/>
    <w:rsid w:val="00362946"/>
    <w:rsid w:val="00363206"/>
    <w:rsid w:val="00383E35"/>
    <w:rsid w:val="0039001E"/>
    <w:rsid w:val="00397B56"/>
    <w:rsid w:val="003A0787"/>
    <w:rsid w:val="003A3093"/>
    <w:rsid w:val="003A49F9"/>
    <w:rsid w:val="003B0451"/>
    <w:rsid w:val="003C406F"/>
    <w:rsid w:val="003D2167"/>
    <w:rsid w:val="003D4AB2"/>
    <w:rsid w:val="003D4EB1"/>
    <w:rsid w:val="003D75C3"/>
    <w:rsid w:val="004069DA"/>
    <w:rsid w:val="00413ECE"/>
    <w:rsid w:val="00446A24"/>
    <w:rsid w:val="00447662"/>
    <w:rsid w:val="00451F73"/>
    <w:rsid w:val="00454259"/>
    <w:rsid w:val="0045536F"/>
    <w:rsid w:val="004556BB"/>
    <w:rsid w:val="00467997"/>
    <w:rsid w:val="004855E6"/>
    <w:rsid w:val="0049017B"/>
    <w:rsid w:val="004930E7"/>
    <w:rsid w:val="004A11D0"/>
    <w:rsid w:val="004B4CCF"/>
    <w:rsid w:val="004B5E44"/>
    <w:rsid w:val="004C73B0"/>
    <w:rsid w:val="004D60FC"/>
    <w:rsid w:val="004F203B"/>
    <w:rsid w:val="00504467"/>
    <w:rsid w:val="00534116"/>
    <w:rsid w:val="0053684D"/>
    <w:rsid w:val="00552FF7"/>
    <w:rsid w:val="005660F1"/>
    <w:rsid w:val="005730B6"/>
    <w:rsid w:val="0059314E"/>
    <w:rsid w:val="0059466F"/>
    <w:rsid w:val="00597AAB"/>
    <w:rsid w:val="005A3280"/>
    <w:rsid w:val="005A48A4"/>
    <w:rsid w:val="005C0641"/>
    <w:rsid w:val="005D1255"/>
    <w:rsid w:val="005D478F"/>
    <w:rsid w:val="005D7A91"/>
    <w:rsid w:val="005E3286"/>
    <w:rsid w:val="0061442D"/>
    <w:rsid w:val="00621BD4"/>
    <w:rsid w:val="00625E20"/>
    <w:rsid w:val="0062718D"/>
    <w:rsid w:val="00642834"/>
    <w:rsid w:val="00645141"/>
    <w:rsid w:val="006515E9"/>
    <w:rsid w:val="00652826"/>
    <w:rsid w:val="006604B9"/>
    <w:rsid w:val="00663B69"/>
    <w:rsid w:val="006C2073"/>
    <w:rsid w:val="006D0F3E"/>
    <w:rsid w:val="006E48F7"/>
    <w:rsid w:val="00702615"/>
    <w:rsid w:val="00704AA2"/>
    <w:rsid w:val="007074C0"/>
    <w:rsid w:val="00713FED"/>
    <w:rsid w:val="007369A7"/>
    <w:rsid w:val="00764462"/>
    <w:rsid w:val="007651CC"/>
    <w:rsid w:val="00775D8B"/>
    <w:rsid w:val="00785785"/>
    <w:rsid w:val="007A326F"/>
    <w:rsid w:val="007B5414"/>
    <w:rsid w:val="007C477B"/>
    <w:rsid w:val="007D40CA"/>
    <w:rsid w:val="007D5AC2"/>
    <w:rsid w:val="007D5BEB"/>
    <w:rsid w:val="007E0977"/>
    <w:rsid w:val="007F4075"/>
    <w:rsid w:val="00811E71"/>
    <w:rsid w:val="008122E0"/>
    <w:rsid w:val="008127AB"/>
    <w:rsid w:val="008362D0"/>
    <w:rsid w:val="0085130A"/>
    <w:rsid w:val="008542BC"/>
    <w:rsid w:val="008552D4"/>
    <w:rsid w:val="0085604D"/>
    <w:rsid w:val="00860069"/>
    <w:rsid w:val="008747F8"/>
    <w:rsid w:val="00883467"/>
    <w:rsid w:val="00890311"/>
    <w:rsid w:val="008924B4"/>
    <w:rsid w:val="00895E73"/>
    <w:rsid w:val="008B16FC"/>
    <w:rsid w:val="008D0CD9"/>
    <w:rsid w:val="008D3ABE"/>
    <w:rsid w:val="008D3F86"/>
    <w:rsid w:val="008E38EF"/>
    <w:rsid w:val="00903B00"/>
    <w:rsid w:val="00910784"/>
    <w:rsid w:val="00925A8C"/>
    <w:rsid w:val="0093342C"/>
    <w:rsid w:val="009364B8"/>
    <w:rsid w:val="0093674E"/>
    <w:rsid w:val="00946F1C"/>
    <w:rsid w:val="009561E1"/>
    <w:rsid w:val="009570E6"/>
    <w:rsid w:val="0097525C"/>
    <w:rsid w:val="00982E52"/>
    <w:rsid w:val="0098625D"/>
    <w:rsid w:val="0099138C"/>
    <w:rsid w:val="009A65F6"/>
    <w:rsid w:val="009B1431"/>
    <w:rsid w:val="009C04D4"/>
    <w:rsid w:val="009D11B9"/>
    <w:rsid w:val="009D43F3"/>
    <w:rsid w:val="009D48C0"/>
    <w:rsid w:val="009E116A"/>
    <w:rsid w:val="009E1554"/>
    <w:rsid w:val="009E2DEE"/>
    <w:rsid w:val="00A019A4"/>
    <w:rsid w:val="00A04ACA"/>
    <w:rsid w:val="00A21BAC"/>
    <w:rsid w:val="00A25ED1"/>
    <w:rsid w:val="00A33482"/>
    <w:rsid w:val="00A35DC2"/>
    <w:rsid w:val="00A50A59"/>
    <w:rsid w:val="00A62C15"/>
    <w:rsid w:val="00A72B0E"/>
    <w:rsid w:val="00A835F2"/>
    <w:rsid w:val="00A91D0E"/>
    <w:rsid w:val="00A93C06"/>
    <w:rsid w:val="00A94E82"/>
    <w:rsid w:val="00AA6E8D"/>
    <w:rsid w:val="00AA6F30"/>
    <w:rsid w:val="00AB2905"/>
    <w:rsid w:val="00AC2603"/>
    <w:rsid w:val="00AC6BB1"/>
    <w:rsid w:val="00AF15AF"/>
    <w:rsid w:val="00AF5801"/>
    <w:rsid w:val="00B173C9"/>
    <w:rsid w:val="00B2203C"/>
    <w:rsid w:val="00B27806"/>
    <w:rsid w:val="00B27C1A"/>
    <w:rsid w:val="00B37A2C"/>
    <w:rsid w:val="00B45702"/>
    <w:rsid w:val="00B5291B"/>
    <w:rsid w:val="00B70B8B"/>
    <w:rsid w:val="00B73511"/>
    <w:rsid w:val="00B802F0"/>
    <w:rsid w:val="00B82E74"/>
    <w:rsid w:val="00B871EE"/>
    <w:rsid w:val="00BA558B"/>
    <w:rsid w:val="00BB653B"/>
    <w:rsid w:val="00BC17CB"/>
    <w:rsid w:val="00BC7F55"/>
    <w:rsid w:val="00BE4196"/>
    <w:rsid w:val="00BE5B8B"/>
    <w:rsid w:val="00BF6BED"/>
    <w:rsid w:val="00BF70C7"/>
    <w:rsid w:val="00C00C93"/>
    <w:rsid w:val="00C129CA"/>
    <w:rsid w:val="00C2009F"/>
    <w:rsid w:val="00C33A8A"/>
    <w:rsid w:val="00C355D4"/>
    <w:rsid w:val="00C36A7C"/>
    <w:rsid w:val="00C463B5"/>
    <w:rsid w:val="00C51BC8"/>
    <w:rsid w:val="00C62387"/>
    <w:rsid w:val="00C703B1"/>
    <w:rsid w:val="00C72622"/>
    <w:rsid w:val="00C73A47"/>
    <w:rsid w:val="00C80B74"/>
    <w:rsid w:val="00C81D49"/>
    <w:rsid w:val="00CA3124"/>
    <w:rsid w:val="00CA69DD"/>
    <w:rsid w:val="00CF6578"/>
    <w:rsid w:val="00CF6F1C"/>
    <w:rsid w:val="00D16C70"/>
    <w:rsid w:val="00D252F1"/>
    <w:rsid w:val="00D30998"/>
    <w:rsid w:val="00D3100B"/>
    <w:rsid w:val="00D31A48"/>
    <w:rsid w:val="00D42EC4"/>
    <w:rsid w:val="00D511F6"/>
    <w:rsid w:val="00D51B73"/>
    <w:rsid w:val="00D60946"/>
    <w:rsid w:val="00D656A3"/>
    <w:rsid w:val="00D7126C"/>
    <w:rsid w:val="00D71299"/>
    <w:rsid w:val="00D7171C"/>
    <w:rsid w:val="00D8057F"/>
    <w:rsid w:val="00D8347D"/>
    <w:rsid w:val="00DA2549"/>
    <w:rsid w:val="00DB092D"/>
    <w:rsid w:val="00DC05F6"/>
    <w:rsid w:val="00DC272F"/>
    <w:rsid w:val="00DC6545"/>
    <w:rsid w:val="00DC7403"/>
    <w:rsid w:val="00DD3F97"/>
    <w:rsid w:val="00DD40CA"/>
    <w:rsid w:val="00DD738A"/>
    <w:rsid w:val="00DE3B55"/>
    <w:rsid w:val="00DE3D19"/>
    <w:rsid w:val="00DF40AA"/>
    <w:rsid w:val="00E07F12"/>
    <w:rsid w:val="00E20DC7"/>
    <w:rsid w:val="00E21221"/>
    <w:rsid w:val="00E23FBB"/>
    <w:rsid w:val="00E24123"/>
    <w:rsid w:val="00E2603A"/>
    <w:rsid w:val="00E33077"/>
    <w:rsid w:val="00E41C7A"/>
    <w:rsid w:val="00E45740"/>
    <w:rsid w:val="00E539EB"/>
    <w:rsid w:val="00E621F9"/>
    <w:rsid w:val="00E6617C"/>
    <w:rsid w:val="00E70CAD"/>
    <w:rsid w:val="00E710E2"/>
    <w:rsid w:val="00E77298"/>
    <w:rsid w:val="00E86245"/>
    <w:rsid w:val="00E87246"/>
    <w:rsid w:val="00E97069"/>
    <w:rsid w:val="00EA2FD7"/>
    <w:rsid w:val="00EB3B1D"/>
    <w:rsid w:val="00EB6814"/>
    <w:rsid w:val="00EE27FD"/>
    <w:rsid w:val="00EF3632"/>
    <w:rsid w:val="00EF4554"/>
    <w:rsid w:val="00F01334"/>
    <w:rsid w:val="00F1572C"/>
    <w:rsid w:val="00F25923"/>
    <w:rsid w:val="00F41A1C"/>
    <w:rsid w:val="00F47B2F"/>
    <w:rsid w:val="00F5063F"/>
    <w:rsid w:val="00F62C59"/>
    <w:rsid w:val="00F63B7D"/>
    <w:rsid w:val="00F748FD"/>
    <w:rsid w:val="00F80398"/>
    <w:rsid w:val="00F90929"/>
    <w:rsid w:val="00F93DAC"/>
    <w:rsid w:val="00F97FF8"/>
    <w:rsid w:val="00FB1409"/>
    <w:rsid w:val="00FB1F25"/>
    <w:rsid w:val="00FB476E"/>
    <w:rsid w:val="00FB5856"/>
    <w:rsid w:val="00FC64A0"/>
    <w:rsid w:val="00FD783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56BA4"/>
  <w15:chartTrackingRefBased/>
  <w15:docId w15:val="{10C5CE80-FA05-465F-BCB5-36C95435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CFF"/>
    <w:pPr>
      <w:spacing w:after="159" w:line="387" w:lineRule="auto"/>
      <w:ind w:left="10" w:hanging="10"/>
      <w:jc w:val="both"/>
    </w:pPr>
    <w:rPr>
      <w:rFonts w:ascii="Times New Roman" w:eastAsia="Times New Roman" w:hAnsi="Times New Roman" w:cs="Times New Roman"/>
      <w:color w:val="000000"/>
      <w:sz w:val="24"/>
      <w:lang w:eastAsia="bg-BG"/>
    </w:rPr>
  </w:style>
  <w:style w:type="paragraph" w:styleId="Heading1">
    <w:name w:val="heading 1"/>
    <w:next w:val="Normal"/>
    <w:link w:val="Heading1Char"/>
    <w:uiPriority w:val="9"/>
    <w:qFormat/>
    <w:rsid w:val="00AF15AF"/>
    <w:pPr>
      <w:keepNext/>
      <w:keepLines/>
      <w:spacing w:before="480" w:after="240"/>
      <w:outlineLvl w:val="0"/>
    </w:pPr>
    <w:rPr>
      <w:rFonts w:ascii="Times New Roman" w:eastAsiaTheme="majorEastAsia" w:hAnsi="Times New Roman" w:cstheme="majorBidi"/>
      <w:color w:val="000000" w:themeColor="text1"/>
      <w:sz w:val="40"/>
      <w:szCs w:val="32"/>
      <w:lang w:eastAsia="bg-BG"/>
    </w:rPr>
  </w:style>
  <w:style w:type="paragraph" w:styleId="Heading2">
    <w:name w:val="heading 2"/>
    <w:next w:val="Normal"/>
    <w:link w:val="Heading2Char"/>
    <w:uiPriority w:val="9"/>
    <w:unhideWhenUsed/>
    <w:qFormat/>
    <w:rsid w:val="00AF15AF"/>
    <w:pPr>
      <w:keepNext/>
      <w:keepLines/>
      <w:spacing w:before="280" w:after="240"/>
      <w:outlineLvl w:val="1"/>
    </w:pPr>
    <w:rPr>
      <w:rFonts w:ascii="Times New Roman" w:eastAsiaTheme="majorEastAsia" w:hAnsi="Times New Roman" w:cstheme="majorBidi"/>
      <w:color w:val="000000" w:themeColor="text1"/>
      <w:sz w:val="32"/>
      <w:szCs w:val="26"/>
      <w:lang w:eastAsia="bg-BG"/>
    </w:rPr>
  </w:style>
  <w:style w:type="paragraph" w:styleId="Heading3">
    <w:name w:val="heading 3"/>
    <w:basedOn w:val="Normal"/>
    <w:next w:val="Normal"/>
    <w:link w:val="Heading3Char"/>
    <w:uiPriority w:val="9"/>
    <w:unhideWhenUsed/>
    <w:qFormat/>
    <w:rsid w:val="007D40CA"/>
    <w:pPr>
      <w:keepNext/>
      <w:keepLines/>
      <w:spacing w:before="40" w:after="0"/>
      <w:jc w:val="left"/>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AF15AF"/>
    <w:pPr>
      <w:keepNext/>
      <w:keepLines/>
      <w:spacing w:before="40" w:after="0"/>
      <w:jc w:val="left"/>
      <w:outlineLvl w:val="3"/>
      <w:pPrChange w:id="0" w:author="Stefan Stavrev" w:date="2025-06-09T15:19:00Z">
        <w:pPr>
          <w:keepNext/>
          <w:keepLines/>
          <w:spacing w:before="40" w:line="387" w:lineRule="auto"/>
          <w:ind w:left="718" w:hanging="10"/>
          <w:jc w:val="both"/>
          <w:outlineLvl w:val="3"/>
        </w:pPr>
      </w:pPrChange>
    </w:pPr>
    <w:rPr>
      <w:rFonts w:eastAsiaTheme="majorEastAsia" w:cstheme="majorBidi"/>
      <w:iCs/>
      <w:color w:val="auto"/>
      <w:rPrChange w:id="0" w:author="Stefan Stavrev" w:date="2025-06-09T15:19:00Z">
        <w:rPr>
          <w:rFonts w:eastAsiaTheme="majorEastAsia" w:cstheme="majorBidi"/>
          <w:i/>
          <w:iCs/>
          <w:sz w:val="24"/>
          <w:szCs w:val="22"/>
          <w:lang w:val="bg-BG" w:eastAsia="bg-BG" w:bidi="ar-SA"/>
        </w:rPr>
      </w:rPrChange>
    </w:rPr>
  </w:style>
  <w:style w:type="paragraph" w:styleId="Heading5">
    <w:name w:val="heading 5"/>
    <w:basedOn w:val="Normal"/>
    <w:next w:val="Normal"/>
    <w:link w:val="Heading5Char"/>
    <w:uiPriority w:val="9"/>
    <w:unhideWhenUsed/>
    <w:qFormat/>
    <w:rsid w:val="00AF15AF"/>
    <w:pPr>
      <w:keepNext/>
      <w:keepLines/>
      <w:spacing w:before="40" w:after="0"/>
      <w:jc w:val="left"/>
      <w:outlineLvl w:val="4"/>
    </w:pPr>
    <w:rPr>
      <w:rFonts w:eastAsiaTheme="majorEastAsia" w:cstheme="majorBidi"/>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0C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C00C93"/>
    <w:rPr>
      <w:rFonts w:ascii="Times New Roman" w:eastAsia="Times New Roman" w:hAnsi="Times New Roman" w:cs="Times New Roman"/>
      <w:color w:val="000000"/>
      <w:sz w:val="24"/>
      <w:lang w:eastAsia="bg-BG"/>
    </w:rPr>
  </w:style>
  <w:style w:type="paragraph" w:styleId="Footer">
    <w:name w:val="footer"/>
    <w:basedOn w:val="Normal"/>
    <w:link w:val="FooterChar"/>
    <w:uiPriority w:val="99"/>
    <w:unhideWhenUsed/>
    <w:rsid w:val="00C00C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0C93"/>
    <w:rPr>
      <w:rFonts w:ascii="Times New Roman" w:eastAsia="Times New Roman" w:hAnsi="Times New Roman" w:cs="Times New Roman"/>
      <w:color w:val="000000"/>
      <w:sz w:val="24"/>
      <w:lang w:eastAsia="bg-BG"/>
    </w:rPr>
  </w:style>
  <w:style w:type="character" w:customStyle="1" w:styleId="Heading1Char">
    <w:name w:val="Heading 1 Char"/>
    <w:basedOn w:val="DefaultParagraphFont"/>
    <w:link w:val="Heading1"/>
    <w:uiPriority w:val="9"/>
    <w:rsid w:val="00AF15AF"/>
    <w:rPr>
      <w:rFonts w:ascii="Times New Roman" w:eastAsiaTheme="majorEastAsia" w:hAnsi="Times New Roman" w:cstheme="majorBidi"/>
      <w:color w:val="000000" w:themeColor="text1"/>
      <w:sz w:val="40"/>
      <w:szCs w:val="32"/>
      <w:lang w:eastAsia="bg-BG"/>
    </w:rPr>
  </w:style>
  <w:style w:type="paragraph" w:styleId="BalloonText">
    <w:name w:val="Balloon Text"/>
    <w:basedOn w:val="Normal"/>
    <w:link w:val="BalloonTextChar"/>
    <w:uiPriority w:val="99"/>
    <w:semiHidden/>
    <w:unhideWhenUsed/>
    <w:rsid w:val="003629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946"/>
    <w:rPr>
      <w:rFonts w:ascii="Segoe UI" w:eastAsia="Times New Roman" w:hAnsi="Segoe UI" w:cs="Segoe UI"/>
      <w:color w:val="000000"/>
      <w:sz w:val="18"/>
      <w:szCs w:val="18"/>
      <w:lang w:eastAsia="bg-BG"/>
    </w:rPr>
  </w:style>
  <w:style w:type="character" w:customStyle="1" w:styleId="Heading2Char">
    <w:name w:val="Heading 2 Char"/>
    <w:basedOn w:val="DefaultParagraphFont"/>
    <w:link w:val="Heading2"/>
    <w:uiPriority w:val="9"/>
    <w:rsid w:val="00AF15AF"/>
    <w:rPr>
      <w:rFonts w:ascii="Times New Roman" w:eastAsiaTheme="majorEastAsia" w:hAnsi="Times New Roman" w:cstheme="majorBidi"/>
      <w:color w:val="000000" w:themeColor="text1"/>
      <w:sz w:val="32"/>
      <w:szCs w:val="26"/>
      <w:lang w:eastAsia="bg-BG"/>
    </w:rPr>
  </w:style>
  <w:style w:type="character" w:customStyle="1" w:styleId="Heading3Char">
    <w:name w:val="Heading 3 Char"/>
    <w:basedOn w:val="DefaultParagraphFont"/>
    <w:link w:val="Heading3"/>
    <w:uiPriority w:val="9"/>
    <w:rsid w:val="007D40CA"/>
    <w:rPr>
      <w:rFonts w:ascii="Times New Roman" w:eastAsiaTheme="majorEastAsia" w:hAnsi="Times New Roman" w:cstheme="majorBidi"/>
      <w:color w:val="000000" w:themeColor="text1"/>
      <w:sz w:val="28"/>
      <w:szCs w:val="24"/>
      <w:lang w:eastAsia="bg-BG"/>
    </w:rPr>
  </w:style>
  <w:style w:type="paragraph" w:styleId="TOCHeading">
    <w:name w:val="TOC Heading"/>
    <w:basedOn w:val="Heading1"/>
    <w:next w:val="Normal"/>
    <w:uiPriority w:val="39"/>
    <w:unhideWhenUsed/>
    <w:qFormat/>
    <w:rsid w:val="00362946"/>
    <w:pPr>
      <w:outlineLvl w:val="9"/>
    </w:pPr>
    <w:rPr>
      <w:rFonts w:asciiTheme="majorHAnsi" w:hAnsiTheme="majorHAnsi"/>
      <w:color w:val="2F5496" w:themeColor="accent1" w:themeShade="BF"/>
      <w:sz w:val="32"/>
      <w:lang w:val="en-US" w:eastAsia="en-US"/>
    </w:rPr>
  </w:style>
  <w:style w:type="paragraph" w:styleId="TOC1">
    <w:name w:val="toc 1"/>
    <w:basedOn w:val="Normal"/>
    <w:next w:val="Normal"/>
    <w:autoRedefine/>
    <w:uiPriority w:val="39"/>
    <w:unhideWhenUsed/>
    <w:rsid w:val="00362946"/>
    <w:pPr>
      <w:spacing w:after="100"/>
      <w:ind w:left="0"/>
    </w:pPr>
  </w:style>
  <w:style w:type="character" w:styleId="Hyperlink">
    <w:name w:val="Hyperlink"/>
    <w:basedOn w:val="DefaultParagraphFont"/>
    <w:uiPriority w:val="99"/>
    <w:unhideWhenUsed/>
    <w:rsid w:val="00362946"/>
    <w:rPr>
      <w:color w:val="0563C1" w:themeColor="hyperlink"/>
      <w:u w:val="single"/>
    </w:rPr>
  </w:style>
  <w:style w:type="paragraph" w:styleId="TOC2">
    <w:name w:val="toc 2"/>
    <w:basedOn w:val="Normal"/>
    <w:next w:val="Normal"/>
    <w:autoRedefine/>
    <w:uiPriority w:val="39"/>
    <w:unhideWhenUsed/>
    <w:rsid w:val="00362946"/>
    <w:pPr>
      <w:spacing w:after="100" w:line="259" w:lineRule="auto"/>
      <w:ind w:left="220" w:firstLine="0"/>
      <w:jc w:val="left"/>
    </w:pPr>
    <w:rPr>
      <w:rFonts w:asciiTheme="minorHAnsi" w:eastAsiaTheme="minorEastAsia" w:hAnsiTheme="minorHAnsi"/>
      <w:color w:val="auto"/>
      <w:sz w:val="22"/>
      <w:lang w:val="en-US" w:eastAsia="en-US"/>
    </w:rPr>
  </w:style>
  <w:style w:type="paragraph" w:styleId="TOC3">
    <w:name w:val="toc 3"/>
    <w:basedOn w:val="Normal"/>
    <w:next w:val="Normal"/>
    <w:autoRedefine/>
    <w:uiPriority w:val="39"/>
    <w:unhideWhenUsed/>
    <w:rsid w:val="00362946"/>
    <w:pPr>
      <w:spacing w:after="100" w:line="259" w:lineRule="auto"/>
      <w:ind w:left="440" w:firstLine="0"/>
      <w:jc w:val="left"/>
    </w:pPr>
    <w:rPr>
      <w:rFonts w:asciiTheme="minorHAnsi" w:eastAsiaTheme="minorEastAsia" w:hAnsiTheme="minorHAnsi"/>
      <w:color w:val="auto"/>
      <w:sz w:val="22"/>
      <w:lang w:val="en-US" w:eastAsia="en-US"/>
    </w:rPr>
  </w:style>
  <w:style w:type="paragraph" w:styleId="ListParagraph">
    <w:name w:val="List Paragraph"/>
    <w:basedOn w:val="Normal"/>
    <w:uiPriority w:val="34"/>
    <w:qFormat/>
    <w:rsid w:val="0053684D"/>
    <w:pPr>
      <w:ind w:left="720"/>
      <w:contextualSpacing/>
    </w:pPr>
  </w:style>
  <w:style w:type="paragraph" w:styleId="NormalWeb">
    <w:name w:val="Normal (Web)"/>
    <w:basedOn w:val="Normal"/>
    <w:uiPriority w:val="99"/>
    <w:unhideWhenUsed/>
    <w:rsid w:val="00A91D0E"/>
    <w:pPr>
      <w:spacing w:before="100" w:beforeAutospacing="1" w:after="100" w:afterAutospacing="1" w:line="240" w:lineRule="auto"/>
      <w:ind w:left="0" w:firstLine="0"/>
      <w:jc w:val="left"/>
    </w:pPr>
    <w:rPr>
      <w:color w:val="auto"/>
      <w:szCs w:val="24"/>
    </w:rPr>
  </w:style>
  <w:style w:type="character" w:styleId="CommentReference">
    <w:name w:val="annotation reference"/>
    <w:basedOn w:val="DefaultParagraphFont"/>
    <w:uiPriority w:val="99"/>
    <w:semiHidden/>
    <w:unhideWhenUsed/>
    <w:rsid w:val="00D30998"/>
    <w:rPr>
      <w:sz w:val="16"/>
      <w:szCs w:val="16"/>
    </w:rPr>
  </w:style>
  <w:style w:type="paragraph" w:styleId="CommentText">
    <w:name w:val="annotation text"/>
    <w:basedOn w:val="Normal"/>
    <w:link w:val="CommentTextChar"/>
    <w:uiPriority w:val="99"/>
    <w:semiHidden/>
    <w:unhideWhenUsed/>
    <w:rsid w:val="00D30998"/>
    <w:pPr>
      <w:spacing w:line="240" w:lineRule="auto"/>
    </w:pPr>
    <w:rPr>
      <w:sz w:val="20"/>
      <w:szCs w:val="20"/>
    </w:rPr>
  </w:style>
  <w:style w:type="character" w:customStyle="1" w:styleId="CommentTextChar">
    <w:name w:val="Comment Text Char"/>
    <w:basedOn w:val="DefaultParagraphFont"/>
    <w:link w:val="CommentText"/>
    <w:uiPriority w:val="99"/>
    <w:semiHidden/>
    <w:rsid w:val="00D30998"/>
    <w:rPr>
      <w:rFonts w:ascii="Times New Roman" w:eastAsia="Times New Roman" w:hAnsi="Times New Roman" w:cs="Times New Roman"/>
      <w:color w:val="000000"/>
      <w:sz w:val="20"/>
      <w:szCs w:val="20"/>
      <w:lang w:eastAsia="bg-BG"/>
    </w:rPr>
  </w:style>
  <w:style w:type="paragraph" w:styleId="CommentSubject">
    <w:name w:val="annotation subject"/>
    <w:basedOn w:val="CommentText"/>
    <w:next w:val="CommentText"/>
    <w:link w:val="CommentSubjectChar"/>
    <w:uiPriority w:val="99"/>
    <w:semiHidden/>
    <w:unhideWhenUsed/>
    <w:rsid w:val="00D30998"/>
    <w:rPr>
      <w:b/>
      <w:bCs/>
    </w:rPr>
  </w:style>
  <w:style w:type="character" w:customStyle="1" w:styleId="CommentSubjectChar">
    <w:name w:val="Comment Subject Char"/>
    <w:basedOn w:val="CommentTextChar"/>
    <w:link w:val="CommentSubject"/>
    <w:uiPriority w:val="99"/>
    <w:semiHidden/>
    <w:rsid w:val="00D30998"/>
    <w:rPr>
      <w:rFonts w:ascii="Times New Roman" w:eastAsia="Times New Roman" w:hAnsi="Times New Roman" w:cs="Times New Roman"/>
      <w:b/>
      <w:bCs/>
      <w:color w:val="000000"/>
      <w:sz w:val="20"/>
      <w:szCs w:val="20"/>
      <w:lang w:eastAsia="bg-BG"/>
    </w:rPr>
  </w:style>
  <w:style w:type="paragraph" w:styleId="Revision">
    <w:name w:val="Revision"/>
    <w:hidden/>
    <w:uiPriority w:val="99"/>
    <w:semiHidden/>
    <w:rsid w:val="00C2009F"/>
    <w:pPr>
      <w:spacing w:after="0" w:line="240" w:lineRule="auto"/>
    </w:pPr>
    <w:rPr>
      <w:rFonts w:ascii="Times New Roman" w:eastAsia="Times New Roman" w:hAnsi="Times New Roman" w:cs="Times New Roman"/>
      <w:color w:val="000000"/>
      <w:sz w:val="24"/>
      <w:lang w:eastAsia="bg-BG"/>
    </w:rPr>
  </w:style>
  <w:style w:type="character" w:customStyle="1" w:styleId="underline">
    <w:name w:val="underline"/>
    <w:basedOn w:val="DefaultParagraphFont"/>
    <w:rsid w:val="009E2DEE"/>
  </w:style>
  <w:style w:type="paragraph" w:styleId="Caption">
    <w:name w:val="caption"/>
    <w:basedOn w:val="Normal"/>
    <w:next w:val="Normal"/>
    <w:uiPriority w:val="35"/>
    <w:unhideWhenUsed/>
    <w:qFormat/>
    <w:rsid w:val="005D478F"/>
    <w:pPr>
      <w:spacing w:after="200" w:line="240" w:lineRule="auto"/>
      <w:jc w:val="center"/>
    </w:pPr>
    <w:rPr>
      <w:i/>
      <w:iCs/>
      <w:color w:val="auto"/>
      <w:sz w:val="18"/>
      <w:szCs w:val="18"/>
    </w:rPr>
  </w:style>
  <w:style w:type="paragraph" w:styleId="TableofFigures">
    <w:name w:val="table of figures"/>
    <w:basedOn w:val="Normal"/>
    <w:next w:val="Normal"/>
    <w:uiPriority w:val="99"/>
    <w:unhideWhenUsed/>
    <w:rsid w:val="00DD3F97"/>
    <w:pPr>
      <w:spacing w:after="0"/>
      <w:ind w:left="0"/>
    </w:pPr>
  </w:style>
  <w:style w:type="paragraph" w:styleId="HTMLPreformatted">
    <w:name w:val="HTML Preformatted"/>
    <w:basedOn w:val="Normal"/>
    <w:link w:val="HTMLPreformattedChar"/>
    <w:uiPriority w:val="99"/>
    <w:semiHidden/>
    <w:unhideWhenUsed/>
    <w:rsid w:val="0076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64462"/>
    <w:rPr>
      <w:rFonts w:ascii="Courier New" w:eastAsia="Times New Roman" w:hAnsi="Courier New" w:cs="Courier New"/>
      <w:sz w:val="20"/>
      <w:szCs w:val="20"/>
      <w:lang w:eastAsia="bg-BG"/>
    </w:rPr>
  </w:style>
  <w:style w:type="character" w:customStyle="1" w:styleId="n">
    <w:name w:val="n"/>
    <w:basedOn w:val="DefaultParagraphFont"/>
    <w:rsid w:val="00764462"/>
  </w:style>
  <w:style w:type="character" w:customStyle="1" w:styleId="p">
    <w:name w:val="p"/>
    <w:basedOn w:val="DefaultParagraphFont"/>
    <w:rsid w:val="00764462"/>
  </w:style>
  <w:style w:type="character" w:customStyle="1" w:styleId="o">
    <w:name w:val="o"/>
    <w:basedOn w:val="DefaultParagraphFont"/>
    <w:rsid w:val="00764462"/>
  </w:style>
  <w:style w:type="character" w:customStyle="1" w:styleId="mf">
    <w:name w:val="mf"/>
    <w:basedOn w:val="DefaultParagraphFont"/>
    <w:rsid w:val="00764462"/>
  </w:style>
  <w:style w:type="character" w:customStyle="1" w:styleId="mi">
    <w:name w:val="mi"/>
    <w:basedOn w:val="DefaultParagraphFont"/>
    <w:rsid w:val="00764462"/>
  </w:style>
  <w:style w:type="character" w:styleId="Strong">
    <w:name w:val="Strong"/>
    <w:basedOn w:val="DefaultParagraphFont"/>
    <w:uiPriority w:val="22"/>
    <w:qFormat/>
    <w:rsid w:val="000E6A72"/>
    <w:rPr>
      <w:b/>
      <w:bCs/>
    </w:rPr>
  </w:style>
  <w:style w:type="character" w:styleId="Emphasis">
    <w:name w:val="Emphasis"/>
    <w:basedOn w:val="DefaultParagraphFont"/>
    <w:uiPriority w:val="20"/>
    <w:qFormat/>
    <w:rsid w:val="000E6A72"/>
    <w:rPr>
      <w:i/>
      <w:iCs/>
    </w:rPr>
  </w:style>
  <w:style w:type="character" w:customStyle="1" w:styleId="Heading4Char">
    <w:name w:val="Heading 4 Char"/>
    <w:basedOn w:val="DefaultParagraphFont"/>
    <w:link w:val="Heading4"/>
    <w:uiPriority w:val="9"/>
    <w:rsid w:val="00AF15AF"/>
    <w:rPr>
      <w:rFonts w:ascii="Times New Roman" w:eastAsiaTheme="majorEastAsia" w:hAnsi="Times New Roman" w:cstheme="majorBidi"/>
      <w:iCs/>
      <w:sz w:val="24"/>
      <w:lang w:eastAsia="bg-BG"/>
    </w:rPr>
  </w:style>
  <w:style w:type="paragraph" w:styleId="NoSpacing">
    <w:name w:val="No Spacing"/>
    <w:uiPriority w:val="1"/>
    <w:qFormat/>
    <w:rsid w:val="000849C1"/>
    <w:pPr>
      <w:spacing w:after="0" w:line="240" w:lineRule="auto"/>
      <w:ind w:left="718" w:hanging="10"/>
      <w:jc w:val="both"/>
    </w:pPr>
    <w:rPr>
      <w:rFonts w:ascii="Times New Roman" w:eastAsia="Times New Roman" w:hAnsi="Times New Roman" w:cs="Times New Roman"/>
      <w:color w:val="000000"/>
      <w:sz w:val="24"/>
      <w:lang w:eastAsia="bg-BG"/>
    </w:rPr>
  </w:style>
  <w:style w:type="character" w:customStyle="1" w:styleId="Heading5Char">
    <w:name w:val="Heading 5 Char"/>
    <w:basedOn w:val="DefaultParagraphFont"/>
    <w:link w:val="Heading5"/>
    <w:uiPriority w:val="9"/>
    <w:rsid w:val="00AF15AF"/>
    <w:rPr>
      <w:rFonts w:ascii="Times New Roman" w:eastAsiaTheme="majorEastAsia" w:hAnsi="Times New Roman" w:cstheme="majorBidi"/>
      <w:i/>
      <w:color w:val="000000" w:themeColor="text1"/>
      <w:sz w:val="24"/>
      <w:lang w:eastAsia="bg-BG"/>
    </w:rPr>
  </w:style>
  <w:style w:type="paragraph" w:styleId="Quote">
    <w:name w:val="Quote"/>
    <w:basedOn w:val="Normal"/>
    <w:next w:val="Normal"/>
    <w:link w:val="QuoteChar"/>
    <w:uiPriority w:val="29"/>
    <w:qFormat/>
    <w:rsid w:val="00C51BC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51BC8"/>
    <w:rPr>
      <w:rFonts w:ascii="Times New Roman" w:eastAsia="Times New Roman" w:hAnsi="Times New Roman" w:cs="Times New Roman"/>
      <w:i/>
      <w:iCs/>
      <w:color w:val="404040" w:themeColor="text1" w:themeTint="BF"/>
      <w:sz w:val="24"/>
      <w:lang w:eastAsia="bg-BG"/>
    </w:rPr>
  </w:style>
  <w:style w:type="character" w:customStyle="1" w:styleId="UnresolvedMention1">
    <w:name w:val="Unresolved Mention1"/>
    <w:basedOn w:val="DefaultParagraphFont"/>
    <w:uiPriority w:val="99"/>
    <w:semiHidden/>
    <w:unhideWhenUsed/>
    <w:rsid w:val="004B5E44"/>
    <w:rPr>
      <w:color w:val="605E5C"/>
      <w:shd w:val="clear" w:color="auto" w:fill="E1DFDD"/>
    </w:rPr>
  </w:style>
  <w:style w:type="character" w:styleId="FollowedHyperlink">
    <w:name w:val="FollowedHyperlink"/>
    <w:basedOn w:val="DefaultParagraphFont"/>
    <w:uiPriority w:val="99"/>
    <w:semiHidden/>
    <w:unhideWhenUsed/>
    <w:rsid w:val="004B5E44"/>
    <w:rPr>
      <w:color w:val="954F72" w:themeColor="followedHyperlink"/>
      <w:u w:val="single"/>
    </w:rPr>
  </w:style>
  <w:style w:type="character" w:customStyle="1" w:styleId="relative">
    <w:name w:val="relative"/>
    <w:basedOn w:val="DefaultParagraphFont"/>
    <w:rsid w:val="00E4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96691">
      <w:bodyDiv w:val="1"/>
      <w:marLeft w:val="0"/>
      <w:marRight w:val="0"/>
      <w:marTop w:val="0"/>
      <w:marBottom w:val="0"/>
      <w:divBdr>
        <w:top w:val="none" w:sz="0" w:space="0" w:color="auto"/>
        <w:left w:val="none" w:sz="0" w:space="0" w:color="auto"/>
        <w:bottom w:val="none" w:sz="0" w:space="0" w:color="auto"/>
        <w:right w:val="none" w:sz="0" w:space="0" w:color="auto"/>
      </w:divBdr>
    </w:div>
    <w:div w:id="35398763">
      <w:bodyDiv w:val="1"/>
      <w:marLeft w:val="0"/>
      <w:marRight w:val="0"/>
      <w:marTop w:val="0"/>
      <w:marBottom w:val="0"/>
      <w:divBdr>
        <w:top w:val="none" w:sz="0" w:space="0" w:color="auto"/>
        <w:left w:val="none" w:sz="0" w:space="0" w:color="auto"/>
        <w:bottom w:val="none" w:sz="0" w:space="0" w:color="auto"/>
        <w:right w:val="none" w:sz="0" w:space="0" w:color="auto"/>
      </w:divBdr>
    </w:div>
    <w:div w:id="50005317">
      <w:bodyDiv w:val="1"/>
      <w:marLeft w:val="0"/>
      <w:marRight w:val="0"/>
      <w:marTop w:val="0"/>
      <w:marBottom w:val="0"/>
      <w:divBdr>
        <w:top w:val="none" w:sz="0" w:space="0" w:color="auto"/>
        <w:left w:val="none" w:sz="0" w:space="0" w:color="auto"/>
        <w:bottom w:val="none" w:sz="0" w:space="0" w:color="auto"/>
        <w:right w:val="none" w:sz="0" w:space="0" w:color="auto"/>
      </w:divBdr>
    </w:div>
    <w:div w:id="53353712">
      <w:bodyDiv w:val="1"/>
      <w:marLeft w:val="0"/>
      <w:marRight w:val="0"/>
      <w:marTop w:val="0"/>
      <w:marBottom w:val="0"/>
      <w:divBdr>
        <w:top w:val="none" w:sz="0" w:space="0" w:color="auto"/>
        <w:left w:val="none" w:sz="0" w:space="0" w:color="auto"/>
        <w:bottom w:val="none" w:sz="0" w:space="0" w:color="auto"/>
        <w:right w:val="none" w:sz="0" w:space="0" w:color="auto"/>
      </w:divBdr>
    </w:div>
    <w:div w:id="99104175">
      <w:bodyDiv w:val="1"/>
      <w:marLeft w:val="0"/>
      <w:marRight w:val="0"/>
      <w:marTop w:val="0"/>
      <w:marBottom w:val="0"/>
      <w:divBdr>
        <w:top w:val="none" w:sz="0" w:space="0" w:color="auto"/>
        <w:left w:val="none" w:sz="0" w:space="0" w:color="auto"/>
        <w:bottom w:val="none" w:sz="0" w:space="0" w:color="auto"/>
        <w:right w:val="none" w:sz="0" w:space="0" w:color="auto"/>
      </w:divBdr>
    </w:div>
    <w:div w:id="106236587">
      <w:bodyDiv w:val="1"/>
      <w:marLeft w:val="0"/>
      <w:marRight w:val="0"/>
      <w:marTop w:val="0"/>
      <w:marBottom w:val="0"/>
      <w:divBdr>
        <w:top w:val="none" w:sz="0" w:space="0" w:color="auto"/>
        <w:left w:val="none" w:sz="0" w:space="0" w:color="auto"/>
        <w:bottom w:val="none" w:sz="0" w:space="0" w:color="auto"/>
        <w:right w:val="none" w:sz="0" w:space="0" w:color="auto"/>
      </w:divBdr>
    </w:div>
    <w:div w:id="129981765">
      <w:bodyDiv w:val="1"/>
      <w:marLeft w:val="0"/>
      <w:marRight w:val="0"/>
      <w:marTop w:val="0"/>
      <w:marBottom w:val="0"/>
      <w:divBdr>
        <w:top w:val="none" w:sz="0" w:space="0" w:color="auto"/>
        <w:left w:val="none" w:sz="0" w:space="0" w:color="auto"/>
        <w:bottom w:val="none" w:sz="0" w:space="0" w:color="auto"/>
        <w:right w:val="none" w:sz="0" w:space="0" w:color="auto"/>
      </w:divBdr>
    </w:div>
    <w:div w:id="163521550">
      <w:bodyDiv w:val="1"/>
      <w:marLeft w:val="0"/>
      <w:marRight w:val="0"/>
      <w:marTop w:val="0"/>
      <w:marBottom w:val="0"/>
      <w:divBdr>
        <w:top w:val="none" w:sz="0" w:space="0" w:color="auto"/>
        <w:left w:val="none" w:sz="0" w:space="0" w:color="auto"/>
        <w:bottom w:val="none" w:sz="0" w:space="0" w:color="auto"/>
        <w:right w:val="none" w:sz="0" w:space="0" w:color="auto"/>
      </w:divBdr>
    </w:div>
    <w:div w:id="199710537">
      <w:bodyDiv w:val="1"/>
      <w:marLeft w:val="0"/>
      <w:marRight w:val="0"/>
      <w:marTop w:val="0"/>
      <w:marBottom w:val="0"/>
      <w:divBdr>
        <w:top w:val="none" w:sz="0" w:space="0" w:color="auto"/>
        <w:left w:val="none" w:sz="0" w:space="0" w:color="auto"/>
        <w:bottom w:val="none" w:sz="0" w:space="0" w:color="auto"/>
        <w:right w:val="none" w:sz="0" w:space="0" w:color="auto"/>
      </w:divBdr>
    </w:div>
    <w:div w:id="218829711">
      <w:bodyDiv w:val="1"/>
      <w:marLeft w:val="0"/>
      <w:marRight w:val="0"/>
      <w:marTop w:val="0"/>
      <w:marBottom w:val="0"/>
      <w:divBdr>
        <w:top w:val="none" w:sz="0" w:space="0" w:color="auto"/>
        <w:left w:val="none" w:sz="0" w:space="0" w:color="auto"/>
        <w:bottom w:val="none" w:sz="0" w:space="0" w:color="auto"/>
        <w:right w:val="none" w:sz="0" w:space="0" w:color="auto"/>
      </w:divBdr>
    </w:div>
    <w:div w:id="227425723">
      <w:bodyDiv w:val="1"/>
      <w:marLeft w:val="0"/>
      <w:marRight w:val="0"/>
      <w:marTop w:val="0"/>
      <w:marBottom w:val="0"/>
      <w:divBdr>
        <w:top w:val="none" w:sz="0" w:space="0" w:color="auto"/>
        <w:left w:val="none" w:sz="0" w:space="0" w:color="auto"/>
        <w:bottom w:val="none" w:sz="0" w:space="0" w:color="auto"/>
        <w:right w:val="none" w:sz="0" w:space="0" w:color="auto"/>
      </w:divBdr>
    </w:div>
    <w:div w:id="229116817">
      <w:bodyDiv w:val="1"/>
      <w:marLeft w:val="0"/>
      <w:marRight w:val="0"/>
      <w:marTop w:val="0"/>
      <w:marBottom w:val="0"/>
      <w:divBdr>
        <w:top w:val="none" w:sz="0" w:space="0" w:color="auto"/>
        <w:left w:val="none" w:sz="0" w:space="0" w:color="auto"/>
        <w:bottom w:val="none" w:sz="0" w:space="0" w:color="auto"/>
        <w:right w:val="none" w:sz="0" w:space="0" w:color="auto"/>
      </w:divBdr>
    </w:div>
    <w:div w:id="232206669">
      <w:bodyDiv w:val="1"/>
      <w:marLeft w:val="0"/>
      <w:marRight w:val="0"/>
      <w:marTop w:val="0"/>
      <w:marBottom w:val="0"/>
      <w:divBdr>
        <w:top w:val="none" w:sz="0" w:space="0" w:color="auto"/>
        <w:left w:val="none" w:sz="0" w:space="0" w:color="auto"/>
        <w:bottom w:val="none" w:sz="0" w:space="0" w:color="auto"/>
        <w:right w:val="none" w:sz="0" w:space="0" w:color="auto"/>
      </w:divBdr>
    </w:div>
    <w:div w:id="243075878">
      <w:bodyDiv w:val="1"/>
      <w:marLeft w:val="0"/>
      <w:marRight w:val="0"/>
      <w:marTop w:val="0"/>
      <w:marBottom w:val="0"/>
      <w:divBdr>
        <w:top w:val="none" w:sz="0" w:space="0" w:color="auto"/>
        <w:left w:val="none" w:sz="0" w:space="0" w:color="auto"/>
        <w:bottom w:val="none" w:sz="0" w:space="0" w:color="auto"/>
        <w:right w:val="none" w:sz="0" w:space="0" w:color="auto"/>
      </w:divBdr>
    </w:div>
    <w:div w:id="263080218">
      <w:bodyDiv w:val="1"/>
      <w:marLeft w:val="0"/>
      <w:marRight w:val="0"/>
      <w:marTop w:val="0"/>
      <w:marBottom w:val="0"/>
      <w:divBdr>
        <w:top w:val="none" w:sz="0" w:space="0" w:color="auto"/>
        <w:left w:val="none" w:sz="0" w:space="0" w:color="auto"/>
        <w:bottom w:val="none" w:sz="0" w:space="0" w:color="auto"/>
        <w:right w:val="none" w:sz="0" w:space="0" w:color="auto"/>
      </w:divBdr>
    </w:div>
    <w:div w:id="269361104">
      <w:bodyDiv w:val="1"/>
      <w:marLeft w:val="0"/>
      <w:marRight w:val="0"/>
      <w:marTop w:val="0"/>
      <w:marBottom w:val="0"/>
      <w:divBdr>
        <w:top w:val="none" w:sz="0" w:space="0" w:color="auto"/>
        <w:left w:val="none" w:sz="0" w:space="0" w:color="auto"/>
        <w:bottom w:val="none" w:sz="0" w:space="0" w:color="auto"/>
        <w:right w:val="none" w:sz="0" w:space="0" w:color="auto"/>
      </w:divBdr>
    </w:div>
    <w:div w:id="270867680">
      <w:bodyDiv w:val="1"/>
      <w:marLeft w:val="0"/>
      <w:marRight w:val="0"/>
      <w:marTop w:val="0"/>
      <w:marBottom w:val="0"/>
      <w:divBdr>
        <w:top w:val="none" w:sz="0" w:space="0" w:color="auto"/>
        <w:left w:val="none" w:sz="0" w:space="0" w:color="auto"/>
        <w:bottom w:val="none" w:sz="0" w:space="0" w:color="auto"/>
        <w:right w:val="none" w:sz="0" w:space="0" w:color="auto"/>
      </w:divBdr>
    </w:div>
    <w:div w:id="279653296">
      <w:bodyDiv w:val="1"/>
      <w:marLeft w:val="0"/>
      <w:marRight w:val="0"/>
      <w:marTop w:val="0"/>
      <w:marBottom w:val="0"/>
      <w:divBdr>
        <w:top w:val="none" w:sz="0" w:space="0" w:color="auto"/>
        <w:left w:val="none" w:sz="0" w:space="0" w:color="auto"/>
        <w:bottom w:val="none" w:sz="0" w:space="0" w:color="auto"/>
        <w:right w:val="none" w:sz="0" w:space="0" w:color="auto"/>
      </w:divBdr>
    </w:div>
    <w:div w:id="304702208">
      <w:bodyDiv w:val="1"/>
      <w:marLeft w:val="0"/>
      <w:marRight w:val="0"/>
      <w:marTop w:val="0"/>
      <w:marBottom w:val="0"/>
      <w:divBdr>
        <w:top w:val="none" w:sz="0" w:space="0" w:color="auto"/>
        <w:left w:val="none" w:sz="0" w:space="0" w:color="auto"/>
        <w:bottom w:val="none" w:sz="0" w:space="0" w:color="auto"/>
        <w:right w:val="none" w:sz="0" w:space="0" w:color="auto"/>
      </w:divBdr>
    </w:div>
    <w:div w:id="310987909">
      <w:bodyDiv w:val="1"/>
      <w:marLeft w:val="0"/>
      <w:marRight w:val="0"/>
      <w:marTop w:val="0"/>
      <w:marBottom w:val="0"/>
      <w:divBdr>
        <w:top w:val="none" w:sz="0" w:space="0" w:color="auto"/>
        <w:left w:val="none" w:sz="0" w:space="0" w:color="auto"/>
        <w:bottom w:val="none" w:sz="0" w:space="0" w:color="auto"/>
        <w:right w:val="none" w:sz="0" w:space="0" w:color="auto"/>
      </w:divBdr>
    </w:div>
    <w:div w:id="320278855">
      <w:bodyDiv w:val="1"/>
      <w:marLeft w:val="0"/>
      <w:marRight w:val="0"/>
      <w:marTop w:val="0"/>
      <w:marBottom w:val="0"/>
      <w:divBdr>
        <w:top w:val="none" w:sz="0" w:space="0" w:color="auto"/>
        <w:left w:val="none" w:sz="0" w:space="0" w:color="auto"/>
        <w:bottom w:val="none" w:sz="0" w:space="0" w:color="auto"/>
        <w:right w:val="none" w:sz="0" w:space="0" w:color="auto"/>
      </w:divBdr>
    </w:div>
    <w:div w:id="342822064">
      <w:bodyDiv w:val="1"/>
      <w:marLeft w:val="0"/>
      <w:marRight w:val="0"/>
      <w:marTop w:val="0"/>
      <w:marBottom w:val="0"/>
      <w:divBdr>
        <w:top w:val="none" w:sz="0" w:space="0" w:color="auto"/>
        <w:left w:val="none" w:sz="0" w:space="0" w:color="auto"/>
        <w:bottom w:val="none" w:sz="0" w:space="0" w:color="auto"/>
        <w:right w:val="none" w:sz="0" w:space="0" w:color="auto"/>
      </w:divBdr>
    </w:div>
    <w:div w:id="347021588">
      <w:bodyDiv w:val="1"/>
      <w:marLeft w:val="0"/>
      <w:marRight w:val="0"/>
      <w:marTop w:val="0"/>
      <w:marBottom w:val="0"/>
      <w:divBdr>
        <w:top w:val="none" w:sz="0" w:space="0" w:color="auto"/>
        <w:left w:val="none" w:sz="0" w:space="0" w:color="auto"/>
        <w:bottom w:val="none" w:sz="0" w:space="0" w:color="auto"/>
        <w:right w:val="none" w:sz="0" w:space="0" w:color="auto"/>
      </w:divBdr>
    </w:div>
    <w:div w:id="356470331">
      <w:bodyDiv w:val="1"/>
      <w:marLeft w:val="0"/>
      <w:marRight w:val="0"/>
      <w:marTop w:val="0"/>
      <w:marBottom w:val="0"/>
      <w:divBdr>
        <w:top w:val="none" w:sz="0" w:space="0" w:color="auto"/>
        <w:left w:val="none" w:sz="0" w:space="0" w:color="auto"/>
        <w:bottom w:val="none" w:sz="0" w:space="0" w:color="auto"/>
        <w:right w:val="none" w:sz="0" w:space="0" w:color="auto"/>
      </w:divBdr>
    </w:div>
    <w:div w:id="364529556">
      <w:bodyDiv w:val="1"/>
      <w:marLeft w:val="0"/>
      <w:marRight w:val="0"/>
      <w:marTop w:val="0"/>
      <w:marBottom w:val="0"/>
      <w:divBdr>
        <w:top w:val="none" w:sz="0" w:space="0" w:color="auto"/>
        <w:left w:val="none" w:sz="0" w:space="0" w:color="auto"/>
        <w:bottom w:val="none" w:sz="0" w:space="0" w:color="auto"/>
        <w:right w:val="none" w:sz="0" w:space="0" w:color="auto"/>
      </w:divBdr>
    </w:div>
    <w:div w:id="371730401">
      <w:bodyDiv w:val="1"/>
      <w:marLeft w:val="0"/>
      <w:marRight w:val="0"/>
      <w:marTop w:val="0"/>
      <w:marBottom w:val="0"/>
      <w:divBdr>
        <w:top w:val="none" w:sz="0" w:space="0" w:color="auto"/>
        <w:left w:val="none" w:sz="0" w:space="0" w:color="auto"/>
        <w:bottom w:val="none" w:sz="0" w:space="0" w:color="auto"/>
        <w:right w:val="none" w:sz="0" w:space="0" w:color="auto"/>
      </w:divBdr>
    </w:div>
    <w:div w:id="401948086">
      <w:bodyDiv w:val="1"/>
      <w:marLeft w:val="0"/>
      <w:marRight w:val="0"/>
      <w:marTop w:val="0"/>
      <w:marBottom w:val="0"/>
      <w:divBdr>
        <w:top w:val="none" w:sz="0" w:space="0" w:color="auto"/>
        <w:left w:val="none" w:sz="0" w:space="0" w:color="auto"/>
        <w:bottom w:val="none" w:sz="0" w:space="0" w:color="auto"/>
        <w:right w:val="none" w:sz="0" w:space="0" w:color="auto"/>
      </w:divBdr>
    </w:div>
    <w:div w:id="413358844">
      <w:bodyDiv w:val="1"/>
      <w:marLeft w:val="0"/>
      <w:marRight w:val="0"/>
      <w:marTop w:val="0"/>
      <w:marBottom w:val="0"/>
      <w:divBdr>
        <w:top w:val="none" w:sz="0" w:space="0" w:color="auto"/>
        <w:left w:val="none" w:sz="0" w:space="0" w:color="auto"/>
        <w:bottom w:val="none" w:sz="0" w:space="0" w:color="auto"/>
        <w:right w:val="none" w:sz="0" w:space="0" w:color="auto"/>
      </w:divBdr>
    </w:div>
    <w:div w:id="432675209">
      <w:bodyDiv w:val="1"/>
      <w:marLeft w:val="0"/>
      <w:marRight w:val="0"/>
      <w:marTop w:val="0"/>
      <w:marBottom w:val="0"/>
      <w:divBdr>
        <w:top w:val="none" w:sz="0" w:space="0" w:color="auto"/>
        <w:left w:val="none" w:sz="0" w:space="0" w:color="auto"/>
        <w:bottom w:val="none" w:sz="0" w:space="0" w:color="auto"/>
        <w:right w:val="none" w:sz="0" w:space="0" w:color="auto"/>
      </w:divBdr>
    </w:div>
    <w:div w:id="437676029">
      <w:bodyDiv w:val="1"/>
      <w:marLeft w:val="0"/>
      <w:marRight w:val="0"/>
      <w:marTop w:val="0"/>
      <w:marBottom w:val="0"/>
      <w:divBdr>
        <w:top w:val="none" w:sz="0" w:space="0" w:color="auto"/>
        <w:left w:val="none" w:sz="0" w:space="0" w:color="auto"/>
        <w:bottom w:val="none" w:sz="0" w:space="0" w:color="auto"/>
        <w:right w:val="none" w:sz="0" w:space="0" w:color="auto"/>
      </w:divBdr>
    </w:div>
    <w:div w:id="451558536">
      <w:bodyDiv w:val="1"/>
      <w:marLeft w:val="0"/>
      <w:marRight w:val="0"/>
      <w:marTop w:val="0"/>
      <w:marBottom w:val="0"/>
      <w:divBdr>
        <w:top w:val="none" w:sz="0" w:space="0" w:color="auto"/>
        <w:left w:val="none" w:sz="0" w:space="0" w:color="auto"/>
        <w:bottom w:val="none" w:sz="0" w:space="0" w:color="auto"/>
        <w:right w:val="none" w:sz="0" w:space="0" w:color="auto"/>
      </w:divBdr>
    </w:div>
    <w:div w:id="469786662">
      <w:bodyDiv w:val="1"/>
      <w:marLeft w:val="0"/>
      <w:marRight w:val="0"/>
      <w:marTop w:val="0"/>
      <w:marBottom w:val="0"/>
      <w:divBdr>
        <w:top w:val="none" w:sz="0" w:space="0" w:color="auto"/>
        <w:left w:val="none" w:sz="0" w:space="0" w:color="auto"/>
        <w:bottom w:val="none" w:sz="0" w:space="0" w:color="auto"/>
        <w:right w:val="none" w:sz="0" w:space="0" w:color="auto"/>
      </w:divBdr>
    </w:div>
    <w:div w:id="482164188">
      <w:bodyDiv w:val="1"/>
      <w:marLeft w:val="0"/>
      <w:marRight w:val="0"/>
      <w:marTop w:val="0"/>
      <w:marBottom w:val="0"/>
      <w:divBdr>
        <w:top w:val="none" w:sz="0" w:space="0" w:color="auto"/>
        <w:left w:val="none" w:sz="0" w:space="0" w:color="auto"/>
        <w:bottom w:val="none" w:sz="0" w:space="0" w:color="auto"/>
        <w:right w:val="none" w:sz="0" w:space="0" w:color="auto"/>
      </w:divBdr>
    </w:div>
    <w:div w:id="483011123">
      <w:bodyDiv w:val="1"/>
      <w:marLeft w:val="0"/>
      <w:marRight w:val="0"/>
      <w:marTop w:val="0"/>
      <w:marBottom w:val="0"/>
      <w:divBdr>
        <w:top w:val="none" w:sz="0" w:space="0" w:color="auto"/>
        <w:left w:val="none" w:sz="0" w:space="0" w:color="auto"/>
        <w:bottom w:val="none" w:sz="0" w:space="0" w:color="auto"/>
        <w:right w:val="none" w:sz="0" w:space="0" w:color="auto"/>
      </w:divBdr>
    </w:div>
    <w:div w:id="487787002">
      <w:bodyDiv w:val="1"/>
      <w:marLeft w:val="0"/>
      <w:marRight w:val="0"/>
      <w:marTop w:val="0"/>
      <w:marBottom w:val="0"/>
      <w:divBdr>
        <w:top w:val="none" w:sz="0" w:space="0" w:color="auto"/>
        <w:left w:val="none" w:sz="0" w:space="0" w:color="auto"/>
        <w:bottom w:val="none" w:sz="0" w:space="0" w:color="auto"/>
        <w:right w:val="none" w:sz="0" w:space="0" w:color="auto"/>
      </w:divBdr>
    </w:div>
    <w:div w:id="490946256">
      <w:bodyDiv w:val="1"/>
      <w:marLeft w:val="0"/>
      <w:marRight w:val="0"/>
      <w:marTop w:val="0"/>
      <w:marBottom w:val="0"/>
      <w:divBdr>
        <w:top w:val="none" w:sz="0" w:space="0" w:color="auto"/>
        <w:left w:val="none" w:sz="0" w:space="0" w:color="auto"/>
        <w:bottom w:val="none" w:sz="0" w:space="0" w:color="auto"/>
        <w:right w:val="none" w:sz="0" w:space="0" w:color="auto"/>
      </w:divBdr>
    </w:div>
    <w:div w:id="493911935">
      <w:bodyDiv w:val="1"/>
      <w:marLeft w:val="0"/>
      <w:marRight w:val="0"/>
      <w:marTop w:val="0"/>
      <w:marBottom w:val="0"/>
      <w:divBdr>
        <w:top w:val="none" w:sz="0" w:space="0" w:color="auto"/>
        <w:left w:val="none" w:sz="0" w:space="0" w:color="auto"/>
        <w:bottom w:val="none" w:sz="0" w:space="0" w:color="auto"/>
        <w:right w:val="none" w:sz="0" w:space="0" w:color="auto"/>
      </w:divBdr>
    </w:div>
    <w:div w:id="496459578">
      <w:bodyDiv w:val="1"/>
      <w:marLeft w:val="0"/>
      <w:marRight w:val="0"/>
      <w:marTop w:val="0"/>
      <w:marBottom w:val="0"/>
      <w:divBdr>
        <w:top w:val="none" w:sz="0" w:space="0" w:color="auto"/>
        <w:left w:val="none" w:sz="0" w:space="0" w:color="auto"/>
        <w:bottom w:val="none" w:sz="0" w:space="0" w:color="auto"/>
        <w:right w:val="none" w:sz="0" w:space="0" w:color="auto"/>
      </w:divBdr>
    </w:div>
    <w:div w:id="515652409">
      <w:bodyDiv w:val="1"/>
      <w:marLeft w:val="0"/>
      <w:marRight w:val="0"/>
      <w:marTop w:val="0"/>
      <w:marBottom w:val="0"/>
      <w:divBdr>
        <w:top w:val="none" w:sz="0" w:space="0" w:color="auto"/>
        <w:left w:val="none" w:sz="0" w:space="0" w:color="auto"/>
        <w:bottom w:val="none" w:sz="0" w:space="0" w:color="auto"/>
        <w:right w:val="none" w:sz="0" w:space="0" w:color="auto"/>
      </w:divBdr>
    </w:div>
    <w:div w:id="523637444">
      <w:bodyDiv w:val="1"/>
      <w:marLeft w:val="0"/>
      <w:marRight w:val="0"/>
      <w:marTop w:val="0"/>
      <w:marBottom w:val="0"/>
      <w:divBdr>
        <w:top w:val="none" w:sz="0" w:space="0" w:color="auto"/>
        <w:left w:val="none" w:sz="0" w:space="0" w:color="auto"/>
        <w:bottom w:val="none" w:sz="0" w:space="0" w:color="auto"/>
        <w:right w:val="none" w:sz="0" w:space="0" w:color="auto"/>
      </w:divBdr>
    </w:div>
    <w:div w:id="536818084">
      <w:bodyDiv w:val="1"/>
      <w:marLeft w:val="0"/>
      <w:marRight w:val="0"/>
      <w:marTop w:val="0"/>
      <w:marBottom w:val="0"/>
      <w:divBdr>
        <w:top w:val="none" w:sz="0" w:space="0" w:color="auto"/>
        <w:left w:val="none" w:sz="0" w:space="0" w:color="auto"/>
        <w:bottom w:val="none" w:sz="0" w:space="0" w:color="auto"/>
        <w:right w:val="none" w:sz="0" w:space="0" w:color="auto"/>
      </w:divBdr>
    </w:div>
    <w:div w:id="539707518">
      <w:bodyDiv w:val="1"/>
      <w:marLeft w:val="0"/>
      <w:marRight w:val="0"/>
      <w:marTop w:val="0"/>
      <w:marBottom w:val="0"/>
      <w:divBdr>
        <w:top w:val="none" w:sz="0" w:space="0" w:color="auto"/>
        <w:left w:val="none" w:sz="0" w:space="0" w:color="auto"/>
        <w:bottom w:val="none" w:sz="0" w:space="0" w:color="auto"/>
        <w:right w:val="none" w:sz="0" w:space="0" w:color="auto"/>
      </w:divBdr>
    </w:div>
    <w:div w:id="544755821">
      <w:bodyDiv w:val="1"/>
      <w:marLeft w:val="0"/>
      <w:marRight w:val="0"/>
      <w:marTop w:val="0"/>
      <w:marBottom w:val="0"/>
      <w:divBdr>
        <w:top w:val="none" w:sz="0" w:space="0" w:color="auto"/>
        <w:left w:val="none" w:sz="0" w:space="0" w:color="auto"/>
        <w:bottom w:val="none" w:sz="0" w:space="0" w:color="auto"/>
        <w:right w:val="none" w:sz="0" w:space="0" w:color="auto"/>
      </w:divBdr>
    </w:div>
    <w:div w:id="565451788">
      <w:bodyDiv w:val="1"/>
      <w:marLeft w:val="0"/>
      <w:marRight w:val="0"/>
      <w:marTop w:val="0"/>
      <w:marBottom w:val="0"/>
      <w:divBdr>
        <w:top w:val="none" w:sz="0" w:space="0" w:color="auto"/>
        <w:left w:val="none" w:sz="0" w:space="0" w:color="auto"/>
        <w:bottom w:val="none" w:sz="0" w:space="0" w:color="auto"/>
        <w:right w:val="none" w:sz="0" w:space="0" w:color="auto"/>
      </w:divBdr>
    </w:div>
    <w:div w:id="569578244">
      <w:bodyDiv w:val="1"/>
      <w:marLeft w:val="0"/>
      <w:marRight w:val="0"/>
      <w:marTop w:val="0"/>
      <w:marBottom w:val="0"/>
      <w:divBdr>
        <w:top w:val="none" w:sz="0" w:space="0" w:color="auto"/>
        <w:left w:val="none" w:sz="0" w:space="0" w:color="auto"/>
        <w:bottom w:val="none" w:sz="0" w:space="0" w:color="auto"/>
        <w:right w:val="none" w:sz="0" w:space="0" w:color="auto"/>
      </w:divBdr>
    </w:div>
    <w:div w:id="574239312">
      <w:bodyDiv w:val="1"/>
      <w:marLeft w:val="0"/>
      <w:marRight w:val="0"/>
      <w:marTop w:val="0"/>
      <w:marBottom w:val="0"/>
      <w:divBdr>
        <w:top w:val="none" w:sz="0" w:space="0" w:color="auto"/>
        <w:left w:val="none" w:sz="0" w:space="0" w:color="auto"/>
        <w:bottom w:val="none" w:sz="0" w:space="0" w:color="auto"/>
        <w:right w:val="none" w:sz="0" w:space="0" w:color="auto"/>
      </w:divBdr>
    </w:div>
    <w:div w:id="582877458">
      <w:bodyDiv w:val="1"/>
      <w:marLeft w:val="0"/>
      <w:marRight w:val="0"/>
      <w:marTop w:val="0"/>
      <w:marBottom w:val="0"/>
      <w:divBdr>
        <w:top w:val="none" w:sz="0" w:space="0" w:color="auto"/>
        <w:left w:val="none" w:sz="0" w:space="0" w:color="auto"/>
        <w:bottom w:val="none" w:sz="0" w:space="0" w:color="auto"/>
        <w:right w:val="none" w:sz="0" w:space="0" w:color="auto"/>
      </w:divBdr>
    </w:div>
    <w:div w:id="584649756">
      <w:bodyDiv w:val="1"/>
      <w:marLeft w:val="0"/>
      <w:marRight w:val="0"/>
      <w:marTop w:val="0"/>
      <w:marBottom w:val="0"/>
      <w:divBdr>
        <w:top w:val="none" w:sz="0" w:space="0" w:color="auto"/>
        <w:left w:val="none" w:sz="0" w:space="0" w:color="auto"/>
        <w:bottom w:val="none" w:sz="0" w:space="0" w:color="auto"/>
        <w:right w:val="none" w:sz="0" w:space="0" w:color="auto"/>
      </w:divBdr>
    </w:div>
    <w:div w:id="585192168">
      <w:bodyDiv w:val="1"/>
      <w:marLeft w:val="0"/>
      <w:marRight w:val="0"/>
      <w:marTop w:val="0"/>
      <w:marBottom w:val="0"/>
      <w:divBdr>
        <w:top w:val="none" w:sz="0" w:space="0" w:color="auto"/>
        <w:left w:val="none" w:sz="0" w:space="0" w:color="auto"/>
        <w:bottom w:val="none" w:sz="0" w:space="0" w:color="auto"/>
        <w:right w:val="none" w:sz="0" w:space="0" w:color="auto"/>
      </w:divBdr>
    </w:div>
    <w:div w:id="605962864">
      <w:bodyDiv w:val="1"/>
      <w:marLeft w:val="0"/>
      <w:marRight w:val="0"/>
      <w:marTop w:val="0"/>
      <w:marBottom w:val="0"/>
      <w:divBdr>
        <w:top w:val="none" w:sz="0" w:space="0" w:color="auto"/>
        <w:left w:val="none" w:sz="0" w:space="0" w:color="auto"/>
        <w:bottom w:val="none" w:sz="0" w:space="0" w:color="auto"/>
        <w:right w:val="none" w:sz="0" w:space="0" w:color="auto"/>
      </w:divBdr>
    </w:div>
    <w:div w:id="613901969">
      <w:bodyDiv w:val="1"/>
      <w:marLeft w:val="0"/>
      <w:marRight w:val="0"/>
      <w:marTop w:val="0"/>
      <w:marBottom w:val="0"/>
      <w:divBdr>
        <w:top w:val="none" w:sz="0" w:space="0" w:color="auto"/>
        <w:left w:val="none" w:sz="0" w:space="0" w:color="auto"/>
        <w:bottom w:val="none" w:sz="0" w:space="0" w:color="auto"/>
        <w:right w:val="none" w:sz="0" w:space="0" w:color="auto"/>
      </w:divBdr>
    </w:div>
    <w:div w:id="633829812">
      <w:bodyDiv w:val="1"/>
      <w:marLeft w:val="0"/>
      <w:marRight w:val="0"/>
      <w:marTop w:val="0"/>
      <w:marBottom w:val="0"/>
      <w:divBdr>
        <w:top w:val="none" w:sz="0" w:space="0" w:color="auto"/>
        <w:left w:val="none" w:sz="0" w:space="0" w:color="auto"/>
        <w:bottom w:val="none" w:sz="0" w:space="0" w:color="auto"/>
        <w:right w:val="none" w:sz="0" w:space="0" w:color="auto"/>
      </w:divBdr>
    </w:div>
    <w:div w:id="642929635">
      <w:bodyDiv w:val="1"/>
      <w:marLeft w:val="0"/>
      <w:marRight w:val="0"/>
      <w:marTop w:val="0"/>
      <w:marBottom w:val="0"/>
      <w:divBdr>
        <w:top w:val="none" w:sz="0" w:space="0" w:color="auto"/>
        <w:left w:val="none" w:sz="0" w:space="0" w:color="auto"/>
        <w:bottom w:val="none" w:sz="0" w:space="0" w:color="auto"/>
        <w:right w:val="none" w:sz="0" w:space="0" w:color="auto"/>
      </w:divBdr>
    </w:div>
    <w:div w:id="651909124">
      <w:bodyDiv w:val="1"/>
      <w:marLeft w:val="0"/>
      <w:marRight w:val="0"/>
      <w:marTop w:val="0"/>
      <w:marBottom w:val="0"/>
      <w:divBdr>
        <w:top w:val="none" w:sz="0" w:space="0" w:color="auto"/>
        <w:left w:val="none" w:sz="0" w:space="0" w:color="auto"/>
        <w:bottom w:val="none" w:sz="0" w:space="0" w:color="auto"/>
        <w:right w:val="none" w:sz="0" w:space="0" w:color="auto"/>
      </w:divBdr>
    </w:div>
    <w:div w:id="656031550">
      <w:bodyDiv w:val="1"/>
      <w:marLeft w:val="0"/>
      <w:marRight w:val="0"/>
      <w:marTop w:val="0"/>
      <w:marBottom w:val="0"/>
      <w:divBdr>
        <w:top w:val="none" w:sz="0" w:space="0" w:color="auto"/>
        <w:left w:val="none" w:sz="0" w:space="0" w:color="auto"/>
        <w:bottom w:val="none" w:sz="0" w:space="0" w:color="auto"/>
        <w:right w:val="none" w:sz="0" w:space="0" w:color="auto"/>
      </w:divBdr>
    </w:div>
    <w:div w:id="682247573">
      <w:bodyDiv w:val="1"/>
      <w:marLeft w:val="0"/>
      <w:marRight w:val="0"/>
      <w:marTop w:val="0"/>
      <w:marBottom w:val="0"/>
      <w:divBdr>
        <w:top w:val="none" w:sz="0" w:space="0" w:color="auto"/>
        <w:left w:val="none" w:sz="0" w:space="0" w:color="auto"/>
        <w:bottom w:val="none" w:sz="0" w:space="0" w:color="auto"/>
        <w:right w:val="none" w:sz="0" w:space="0" w:color="auto"/>
      </w:divBdr>
    </w:div>
    <w:div w:id="697045135">
      <w:bodyDiv w:val="1"/>
      <w:marLeft w:val="0"/>
      <w:marRight w:val="0"/>
      <w:marTop w:val="0"/>
      <w:marBottom w:val="0"/>
      <w:divBdr>
        <w:top w:val="none" w:sz="0" w:space="0" w:color="auto"/>
        <w:left w:val="none" w:sz="0" w:space="0" w:color="auto"/>
        <w:bottom w:val="none" w:sz="0" w:space="0" w:color="auto"/>
        <w:right w:val="none" w:sz="0" w:space="0" w:color="auto"/>
      </w:divBdr>
    </w:div>
    <w:div w:id="702825818">
      <w:bodyDiv w:val="1"/>
      <w:marLeft w:val="0"/>
      <w:marRight w:val="0"/>
      <w:marTop w:val="0"/>
      <w:marBottom w:val="0"/>
      <w:divBdr>
        <w:top w:val="none" w:sz="0" w:space="0" w:color="auto"/>
        <w:left w:val="none" w:sz="0" w:space="0" w:color="auto"/>
        <w:bottom w:val="none" w:sz="0" w:space="0" w:color="auto"/>
        <w:right w:val="none" w:sz="0" w:space="0" w:color="auto"/>
      </w:divBdr>
    </w:div>
    <w:div w:id="721684025">
      <w:bodyDiv w:val="1"/>
      <w:marLeft w:val="0"/>
      <w:marRight w:val="0"/>
      <w:marTop w:val="0"/>
      <w:marBottom w:val="0"/>
      <w:divBdr>
        <w:top w:val="none" w:sz="0" w:space="0" w:color="auto"/>
        <w:left w:val="none" w:sz="0" w:space="0" w:color="auto"/>
        <w:bottom w:val="none" w:sz="0" w:space="0" w:color="auto"/>
        <w:right w:val="none" w:sz="0" w:space="0" w:color="auto"/>
      </w:divBdr>
    </w:div>
    <w:div w:id="729233803">
      <w:bodyDiv w:val="1"/>
      <w:marLeft w:val="0"/>
      <w:marRight w:val="0"/>
      <w:marTop w:val="0"/>
      <w:marBottom w:val="0"/>
      <w:divBdr>
        <w:top w:val="none" w:sz="0" w:space="0" w:color="auto"/>
        <w:left w:val="none" w:sz="0" w:space="0" w:color="auto"/>
        <w:bottom w:val="none" w:sz="0" w:space="0" w:color="auto"/>
        <w:right w:val="none" w:sz="0" w:space="0" w:color="auto"/>
      </w:divBdr>
    </w:div>
    <w:div w:id="734164352">
      <w:bodyDiv w:val="1"/>
      <w:marLeft w:val="0"/>
      <w:marRight w:val="0"/>
      <w:marTop w:val="0"/>
      <w:marBottom w:val="0"/>
      <w:divBdr>
        <w:top w:val="none" w:sz="0" w:space="0" w:color="auto"/>
        <w:left w:val="none" w:sz="0" w:space="0" w:color="auto"/>
        <w:bottom w:val="none" w:sz="0" w:space="0" w:color="auto"/>
        <w:right w:val="none" w:sz="0" w:space="0" w:color="auto"/>
      </w:divBdr>
    </w:div>
    <w:div w:id="747390125">
      <w:bodyDiv w:val="1"/>
      <w:marLeft w:val="0"/>
      <w:marRight w:val="0"/>
      <w:marTop w:val="0"/>
      <w:marBottom w:val="0"/>
      <w:divBdr>
        <w:top w:val="none" w:sz="0" w:space="0" w:color="auto"/>
        <w:left w:val="none" w:sz="0" w:space="0" w:color="auto"/>
        <w:bottom w:val="none" w:sz="0" w:space="0" w:color="auto"/>
        <w:right w:val="none" w:sz="0" w:space="0" w:color="auto"/>
      </w:divBdr>
    </w:div>
    <w:div w:id="752556490">
      <w:bodyDiv w:val="1"/>
      <w:marLeft w:val="0"/>
      <w:marRight w:val="0"/>
      <w:marTop w:val="0"/>
      <w:marBottom w:val="0"/>
      <w:divBdr>
        <w:top w:val="none" w:sz="0" w:space="0" w:color="auto"/>
        <w:left w:val="none" w:sz="0" w:space="0" w:color="auto"/>
        <w:bottom w:val="none" w:sz="0" w:space="0" w:color="auto"/>
        <w:right w:val="none" w:sz="0" w:space="0" w:color="auto"/>
      </w:divBdr>
    </w:div>
    <w:div w:id="753405401">
      <w:bodyDiv w:val="1"/>
      <w:marLeft w:val="0"/>
      <w:marRight w:val="0"/>
      <w:marTop w:val="0"/>
      <w:marBottom w:val="0"/>
      <w:divBdr>
        <w:top w:val="none" w:sz="0" w:space="0" w:color="auto"/>
        <w:left w:val="none" w:sz="0" w:space="0" w:color="auto"/>
        <w:bottom w:val="none" w:sz="0" w:space="0" w:color="auto"/>
        <w:right w:val="none" w:sz="0" w:space="0" w:color="auto"/>
      </w:divBdr>
    </w:div>
    <w:div w:id="756635649">
      <w:bodyDiv w:val="1"/>
      <w:marLeft w:val="0"/>
      <w:marRight w:val="0"/>
      <w:marTop w:val="0"/>
      <w:marBottom w:val="0"/>
      <w:divBdr>
        <w:top w:val="none" w:sz="0" w:space="0" w:color="auto"/>
        <w:left w:val="none" w:sz="0" w:space="0" w:color="auto"/>
        <w:bottom w:val="none" w:sz="0" w:space="0" w:color="auto"/>
        <w:right w:val="none" w:sz="0" w:space="0" w:color="auto"/>
      </w:divBdr>
    </w:div>
    <w:div w:id="758020471">
      <w:bodyDiv w:val="1"/>
      <w:marLeft w:val="0"/>
      <w:marRight w:val="0"/>
      <w:marTop w:val="0"/>
      <w:marBottom w:val="0"/>
      <w:divBdr>
        <w:top w:val="none" w:sz="0" w:space="0" w:color="auto"/>
        <w:left w:val="none" w:sz="0" w:space="0" w:color="auto"/>
        <w:bottom w:val="none" w:sz="0" w:space="0" w:color="auto"/>
        <w:right w:val="none" w:sz="0" w:space="0" w:color="auto"/>
      </w:divBdr>
    </w:div>
    <w:div w:id="762605848">
      <w:bodyDiv w:val="1"/>
      <w:marLeft w:val="0"/>
      <w:marRight w:val="0"/>
      <w:marTop w:val="0"/>
      <w:marBottom w:val="0"/>
      <w:divBdr>
        <w:top w:val="none" w:sz="0" w:space="0" w:color="auto"/>
        <w:left w:val="none" w:sz="0" w:space="0" w:color="auto"/>
        <w:bottom w:val="none" w:sz="0" w:space="0" w:color="auto"/>
        <w:right w:val="none" w:sz="0" w:space="0" w:color="auto"/>
      </w:divBdr>
    </w:div>
    <w:div w:id="763771969">
      <w:bodyDiv w:val="1"/>
      <w:marLeft w:val="0"/>
      <w:marRight w:val="0"/>
      <w:marTop w:val="0"/>
      <w:marBottom w:val="0"/>
      <w:divBdr>
        <w:top w:val="none" w:sz="0" w:space="0" w:color="auto"/>
        <w:left w:val="none" w:sz="0" w:space="0" w:color="auto"/>
        <w:bottom w:val="none" w:sz="0" w:space="0" w:color="auto"/>
        <w:right w:val="none" w:sz="0" w:space="0" w:color="auto"/>
      </w:divBdr>
      <w:divsChild>
        <w:div w:id="757094044">
          <w:marLeft w:val="0"/>
          <w:marRight w:val="0"/>
          <w:marTop w:val="0"/>
          <w:marBottom w:val="0"/>
          <w:divBdr>
            <w:top w:val="none" w:sz="0" w:space="0" w:color="auto"/>
            <w:left w:val="none" w:sz="0" w:space="0" w:color="auto"/>
            <w:bottom w:val="none" w:sz="0" w:space="0" w:color="auto"/>
            <w:right w:val="none" w:sz="0" w:space="0" w:color="auto"/>
          </w:divBdr>
          <w:divsChild>
            <w:div w:id="433212470">
              <w:marLeft w:val="0"/>
              <w:marRight w:val="0"/>
              <w:marTop w:val="0"/>
              <w:marBottom w:val="0"/>
              <w:divBdr>
                <w:top w:val="none" w:sz="0" w:space="0" w:color="auto"/>
                <w:left w:val="none" w:sz="0" w:space="0" w:color="auto"/>
                <w:bottom w:val="none" w:sz="0" w:space="0" w:color="auto"/>
                <w:right w:val="none" w:sz="0" w:space="0" w:color="auto"/>
              </w:divBdr>
            </w:div>
            <w:div w:id="14994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2151">
      <w:bodyDiv w:val="1"/>
      <w:marLeft w:val="0"/>
      <w:marRight w:val="0"/>
      <w:marTop w:val="0"/>
      <w:marBottom w:val="0"/>
      <w:divBdr>
        <w:top w:val="none" w:sz="0" w:space="0" w:color="auto"/>
        <w:left w:val="none" w:sz="0" w:space="0" w:color="auto"/>
        <w:bottom w:val="none" w:sz="0" w:space="0" w:color="auto"/>
        <w:right w:val="none" w:sz="0" w:space="0" w:color="auto"/>
      </w:divBdr>
    </w:div>
    <w:div w:id="787627363">
      <w:bodyDiv w:val="1"/>
      <w:marLeft w:val="0"/>
      <w:marRight w:val="0"/>
      <w:marTop w:val="0"/>
      <w:marBottom w:val="0"/>
      <w:divBdr>
        <w:top w:val="none" w:sz="0" w:space="0" w:color="auto"/>
        <w:left w:val="none" w:sz="0" w:space="0" w:color="auto"/>
        <w:bottom w:val="none" w:sz="0" w:space="0" w:color="auto"/>
        <w:right w:val="none" w:sz="0" w:space="0" w:color="auto"/>
      </w:divBdr>
    </w:div>
    <w:div w:id="793794284">
      <w:bodyDiv w:val="1"/>
      <w:marLeft w:val="0"/>
      <w:marRight w:val="0"/>
      <w:marTop w:val="0"/>
      <w:marBottom w:val="0"/>
      <w:divBdr>
        <w:top w:val="none" w:sz="0" w:space="0" w:color="auto"/>
        <w:left w:val="none" w:sz="0" w:space="0" w:color="auto"/>
        <w:bottom w:val="none" w:sz="0" w:space="0" w:color="auto"/>
        <w:right w:val="none" w:sz="0" w:space="0" w:color="auto"/>
      </w:divBdr>
    </w:div>
    <w:div w:id="799030621">
      <w:bodyDiv w:val="1"/>
      <w:marLeft w:val="0"/>
      <w:marRight w:val="0"/>
      <w:marTop w:val="0"/>
      <w:marBottom w:val="0"/>
      <w:divBdr>
        <w:top w:val="none" w:sz="0" w:space="0" w:color="auto"/>
        <w:left w:val="none" w:sz="0" w:space="0" w:color="auto"/>
        <w:bottom w:val="none" w:sz="0" w:space="0" w:color="auto"/>
        <w:right w:val="none" w:sz="0" w:space="0" w:color="auto"/>
      </w:divBdr>
    </w:div>
    <w:div w:id="802191076">
      <w:bodyDiv w:val="1"/>
      <w:marLeft w:val="0"/>
      <w:marRight w:val="0"/>
      <w:marTop w:val="0"/>
      <w:marBottom w:val="0"/>
      <w:divBdr>
        <w:top w:val="none" w:sz="0" w:space="0" w:color="auto"/>
        <w:left w:val="none" w:sz="0" w:space="0" w:color="auto"/>
        <w:bottom w:val="none" w:sz="0" w:space="0" w:color="auto"/>
        <w:right w:val="none" w:sz="0" w:space="0" w:color="auto"/>
      </w:divBdr>
    </w:div>
    <w:div w:id="819539249">
      <w:bodyDiv w:val="1"/>
      <w:marLeft w:val="0"/>
      <w:marRight w:val="0"/>
      <w:marTop w:val="0"/>
      <w:marBottom w:val="0"/>
      <w:divBdr>
        <w:top w:val="none" w:sz="0" w:space="0" w:color="auto"/>
        <w:left w:val="none" w:sz="0" w:space="0" w:color="auto"/>
        <w:bottom w:val="none" w:sz="0" w:space="0" w:color="auto"/>
        <w:right w:val="none" w:sz="0" w:space="0" w:color="auto"/>
      </w:divBdr>
    </w:div>
    <w:div w:id="827526406">
      <w:bodyDiv w:val="1"/>
      <w:marLeft w:val="0"/>
      <w:marRight w:val="0"/>
      <w:marTop w:val="0"/>
      <w:marBottom w:val="0"/>
      <w:divBdr>
        <w:top w:val="none" w:sz="0" w:space="0" w:color="auto"/>
        <w:left w:val="none" w:sz="0" w:space="0" w:color="auto"/>
        <w:bottom w:val="none" w:sz="0" w:space="0" w:color="auto"/>
        <w:right w:val="none" w:sz="0" w:space="0" w:color="auto"/>
      </w:divBdr>
    </w:div>
    <w:div w:id="839387355">
      <w:bodyDiv w:val="1"/>
      <w:marLeft w:val="0"/>
      <w:marRight w:val="0"/>
      <w:marTop w:val="0"/>
      <w:marBottom w:val="0"/>
      <w:divBdr>
        <w:top w:val="none" w:sz="0" w:space="0" w:color="auto"/>
        <w:left w:val="none" w:sz="0" w:space="0" w:color="auto"/>
        <w:bottom w:val="none" w:sz="0" w:space="0" w:color="auto"/>
        <w:right w:val="none" w:sz="0" w:space="0" w:color="auto"/>
      </w:divBdr>
    </w:div>
    <w:div w:id="855582817">
      <w:bodyDiv w:val="1"/>
      <w:marLeft w:val="0"/>
      <w:marRight w:val="0"/>
      <w:marTop w:val="0"/>
      <w:marBottom w:val="0"/>
      <w:divBdr>
        <w:top w:val="none" w:sz="0" w:space="0" w:color="auto"/>
        <w:left w:val="none" w:sz="0" w:space="0" w:color="auto"/>
        <w:bottom w:val="none" w:sz="0" w:space="0" w:color="auto"/>
        <w:right w:val="none" w:sz="0" w:space="0" w:color="auto"/>
      </w:divBdr>
    </w:div>
    <w:div w:id="863521250">
      <w:bodyDiv w:val="1"/>
      <w:marLeft w:val="0"/>
      <w:marRight w:val="0"/>
      <w:marTop w:val="0"/>
      <w:marBottom w:val="0"/>
      <w:divBdr>
        <w:top w:val="none" w:sz="0" w:space="0" w:color="auto"/>
        <w:left w:val="none" w:sz="0" w:space="0" w:color="auto"/>
        <w:bottom w:val="none" w:sz="0" w:space="0" w:color="auto"/>
        <w:right w:val="none" w:sz="0" w:space="0" w:color="auto"/>
      </w:divBdr>
    </w:div>
    <w:div w:id="864946275">
      <w:bodyDiv w:val="1"/>
      <w:marLeft w:val="0"/>
      <w:marRight w:val="0"/>
      <w:marTop w:val="0"/>
      <w:marBottom w:val="0"/>
      <w:divBdr>
        <w:top w:val="none" w:sz="0" w:space="0" w:color="auto"/>
        <w:left w:val="none" w:sz="0" w:space="0" w:color="auto"/>
        <w:bottom w:val="none" w:sz="0" w:space="0" w:color="auto"/>
        <w:right w:val="none" w:sz="0" w:space="0" w:color="auto"/>
      </w:divBdr>
    </w:div>
    <w:div w:id="877745336">
      <w:bodyDiv w:val="1"/>
      <w:marLeft w:val="0"/>
      <w:marRight w:val="0"/>
      <w:marTop w:val="0"/>
      <w:marBottom w:val="0"/>
      <w:divBdr>
        <w:top w:val="none" w:sz="0" w:space="0" w:color="auto"/>
        <w:left w:val="none" w:sz="0" w:space="0" w:color="auto"/>
        <w:bottom w:val="none" w:sz="0" w:space="0" w:color="auto"/>
        <w:right w:val="none" w:sz="0" w:space="0" w:color="auto"/>
      </w:divBdr>
    </w:div>
    <w:div w:id="878862529">
      <w:bodyDiv w:val="1"/>
      <w:marLeft w:val="0"/>
      <w:marRight w:val="0"/>
      <w:marTop w:val="0"/>
      <w:marBottom w:val="0"/>
      <w:divBdr>
        <w:top w:val="none" w:sz="0" w:space="0" w:color="auto"/>
        <w:left w:val="none" w:sz="0" w:space="0" w:color="auto"/>
        <w:bottom w:val="none" w:sz="0" w:space="0" w:color="auto"/>
        <w:right w:val="none" w:sz="0" w:space="0" w:color="auto"/>
      </w:divBdr>
    </w:div>
    <w:div w:id="881525558">
      <w:bodyDiv w:val="1"/>
      <w:marLeft w:val="0"/>
      <w:marRight w:val="0"/>
      <w:marTop w:val="0"/>
      <w:marBottom w:val="0"/>
      <w:divBdr>
        <w:top w:val="none" w:sz="0" w:space="0" w:color="auto"/>
        <w:left w:val="none" w:sz="0" w:space="0" w:color="auto"/>
        <w:bottom w:val="none" w:sz="0" w:space="0" w:color="auto"/>
        <w:right w:val="none" w:sz="0" w:space="0" w:color="auto"/>
      </w:divBdr>
    </w:div>
    <w:div w:id="913515198">
      <w:bodyDiv w:val="1"/>
      <w:marLeft w:val="0"/>
      <w:marRight w:val="0"/>
      <w:marTop w:val="0"/>
      <w:marBottom w:val="0"/>
      <w:divBdr>
        <w:top w:val="none" w:sz="0" w:space="0" w:color="auto"/>
        <w:left w:val="none" w:sz="0" w:space="0" w:color="auto"/>
        <w:bottom w:val="none" w:sz="0" w:space="0" w:color="auto"/>
        <w:right w:val="none" w:sz="0" w:space="0" w:color="auto"/>
      </w:divBdr>
    </w:div>
    <w:div w:id="942760137">
      <w:bodyDiv w:val="1"/>
      <w:marLeft w:val="0"/>
      <w:marRight w:val="0"/>
      <w:marTop w:val="0"/>
      <w:marBottom w:val="0"/>
      <w:divBdr>
        <w:top w:val="none" w:sz="0" w:space="0" w:color="auto"/>
        <w:left w:val="none" w:sz="0" w:space="0" w:color="auto"/>
        <w:bottom w:val="none" w:sz="0" w:space="0" w:color="auto"/>
        <w:right w:val="none" w:sz="0" w:space="0" w:color="auto"/>
      </w:divBdr>
    </w:div>
    <w:div w:id="953756766">
      <w:bodyDiv w:val="1"/>
      <w:marLeft w:val="0"/>
      <w:marRight w:val="0"/>
      <w:marTop w:val="0"/>
      <w:marBottom w:val="0"/>
      <w:divBdr>
        <w:top w:val="none" w:sz="0" w:space="0" w:color="auto"/>
        <w:left w:val="none" w:sz="0" w:space="0" w:color="auto"/>
        <w:bottom w:val="none" w:sz="0" w:space="0" w:color="auto"/>
        <w:right w:val="none" w:sz="0" w:space="0" w:color="auto"/>
      </w:divBdr>
    </w:div>
    <w:div w:id="968709592">
      <w:bodyDiv w:val="1"/>
      <w:marLeft w:val="0"/>
      <w:marRight w:val="0"/>
      <w:marTop w:val="0"/>
      <w:marBottom w:val="0"/>
      <w:divBdr>
        <w:top w:val="none" w:sz="0" w:space="0" w:color="auto"/>
        <w:left w:val="none" w:sz="0" w:space="0" w:color="auto"/>
        <w:bottom w:val="none" w:sz="0" w:space="0" w:color="auto"/>
        <w:right w:val="none" w:sz="0" w:space="0" w:color="auto"/>
      </w:divBdr>
    </w:div>
    <w:div w:id="969627685">
      <w:bodyDiv w:val="1"/>
      <w:marLeft w:val="0"/>
      <w:marRight w:val="0"/>
      <w:marTop w:val="0"/>
      <w:marBottom w:val="0"/>
      <w:divBdr>
        <w:top w:val="none" w:sz="0" w:space="0" w:color="auto"/>
        <w:left w:val="none" w:sz="0" w:space="0" w:color="auto"/>
        <w:bottom w:val="none" w:sz="0" w:space="0" w:color="auto"/>
        <w:right w:val="none" w:sz="0" w:space="0" w:color="auto"/>
      </w:divBdr>
    </w:div>
    <w:div w:id="976379797">
      <w:bodyDiv w:val="1"/>
      <w:marLeft w:val="0"/>
      <w:marRight w:val="0"/>
      <w:marTop w:val="0"/>
      <w:marBottom w:val="0"/>
      <w:divBdr>
        <w:top w:val="none" w:sz="0" w:space="0" w:color="auto"/>
        <w:left w:val="none" w:sz="0" w:space="0" w:color="auto"/>
        <w:bottom w:val="none" w:sz="0" w:space="0" w:color="auto"/>
        <w:right w:val="none" w:sz="0" w:space="0" w:color="auto"/>
      </w:divBdr>
    </w:div>
    <w:div w:id="977297197">
      <w:bodyDiv w:val="1"/>
      <w:marLeft w:val="0"/>
      <w:marRight w:val="0"/>
      <w:marTop w:val="0"/>
      <w:marBottom w:val="0"/>
      <w:divBdr>
        <w:top w:val="none" w:sz="0" w:space="0" w:color="auto"/>
        <w:left w:val="none" w:sz="0" w:space="0" w:color="auto"/>
        <w:bottom w:val="none" w:sz="0" w:space="0" w:color="auto"/>
        <w:right w:val="none" w:sz="0" w:space="0" w:color="auto"/>
      </w:divBdr>
    </w:div>
    <w:div w:id="982195162">
      <w:bodyDiv w:val="1"/>
      <w:marLeft w:val="0"/>
      <w:marRight w:val="0"/>
      <w:marTop w:val="0"/>
      <w:marBottom w:val="0"/>
      <w:divBdr>
        <w:top w:val="none" w:sz="0" w:space="0" w:color="auto"/>
        <w:left w:val="none" w:sz="0" w:space="0" w:color="auto"/>
        <w:bottom w:val="none" w:sz="0" w:space="0" w:color="auto"/>
        <w:right w:val="none" w:sz="0" w:space="0" w:color="auto"/>
      </w:divBdr>
    </w:div>
    <w:div w:id="993530461">
      <w:bodyDiv w:val="1"/>
      <w:marLeft w:val="0"/>
      <w:marRight w:val="0"/>
      <w:marTop w:val="0"/>
      <w:marBottom w:val="0"/>
      <w:divBdr>
        <w:top w:val="none" w:sz="0" w:space="0" w:color="auto"/>
        <w:left w:val="none" w:sz="0" w:space="0" w:color="auto"/>
        <w:bottom w:val="none" w:sz="0" w:space="0" w:color="auto"/>
        <w:right w:val="none" w:sz="0" w:space="0" w:color="auto"/>
      </w:divBdr>
    </w:div>
    <w:div w:id="1001203479">
      <w:bodyDiv w:val="1"/>
      <w:marLeft w:val="0"/>
      <w:marRight w:val="0"/>
      <w:marTop w:val="0"/>
      <w:marBottom w:val="0"/>
      <w:divBdr>
        <w:top w:val="none" w:sz="0" w:space="0" w:color="auto"/>
        <w:left w:val="none" w:sz="0" w:space="0" w:color="auto"/>
        <w:bottom w:val="none" w:sz="0" w:space="0" w:color="auto"/>
        <w:right w:val="none" w:sz="0" w:space="0" w:color="auto"/>
      </w:divBdr>
    </w:div>
    <w:div w:id="1006707811">
      <w:bodyDiv w:val="1"/>
      <w:marLeft w:val="0"/>
      <w:marRight w:val="0"/>
      <w:marTop w:val="0"/>
      <w:marBottom w:val="0"/>
      <w:divBdr>
        <w:top w:val="none" w:sz="0" w:space="0" w:color="auto"/>
        <w:left w:val="none" w:sz="0" w:space="0" w:color="auto"/>
        <w:bottom w:val="none" w:sz="0" w:space="0" w:color="auto"/>
        <w:right w:val="none" w:sz="0" w:space="0" w:color="auto"/>
      </w:divBdr>
    </w:div>
    <w:div w:id="1015309276">
      <w:bodyDiv w:val="1"/>
      <w:marLeft w:val="0"/>
      <w:marRight w:val="0"/>
      <w:marTop w:val="0"/>
      <w:marBottom w:val="0"/>
      <w:divBdr>
        <w:top w:val="none" w:sz="0" w:space="0" w:color="auto"/>
        <w:left w:val="none" w:sz="0" w:space="0" w:color="auto"/>
        <w:bottom w:val="none" w:sz="0" w:space="0" w:color="auto"/>
        <w:right w:val="none" w:sz="0" w:space="0" w:color="auto"/>
      </w:divBdr>
    </w:div>
    <w:div w:id="1030494837">
      <w:bodyDiv w:val="1"/>
      <w:marLeft w:val="0"/>
      <w:marRight w:val="0"/>
      <w:marTop w:val="0"/>
      <w:marBottom w:val="0"/>
      <w:divBdr>
        <w:top w:val="none" w:sz="0" w:space="0" w:color="auto"/>
        <w:left w:val="none" w:sz="0" w:space="0" w:color="auto"/>
        <w:bottom w:val="none" w:sz="0" w:space="0" w:color="auto"/>
        <w:right w:val="none" w:sz="0" w:space="0" w:color="auto"/>
      </w:divBdr>
    </w:div>
    <w:div w:id="1030835097">
      <w:bodyDiv w:val="1"/>
      <w:marLeft w:val="0"/>
      <w:marRight w:val="0"/>
      <w:marTop w:val="0"/>
      <w:marBottom w:val="0"/>
      <w:divBdr>
        <w:top w:val="none" w:sz="0" w:space="0" w:color="auto"/>
        <w:left w:val="none" w:sz="0" w:space="0" w:color="auto"/>
        <w:bottom w:val="none" w:sz="0" w:space="0" w:color="auto"/>
        <w:right w:val="none" w:sz="0" w:space="0" w:color="auto"/>
      </w:divBdr>
    </w:div>
    <w:div w:id="1038772705">
      <w:bodyDiv w:val="1"/>
      <w:marLeft w:val="0"/>
      <w:marRight w:val="0"/>
      <w:marTop w:val="0"/>
      <w:marBottom w:val="0"/>
      <w:divBdr>
        <w:top w:val="none" w:sz="0" w:space="0" w:color="auto"/>
        <w:left w:val="none" w:sz="0" w:space="0" w:color="auto"/>
        <w:bottom w:val="none" w:sz="0" w:space="0" w:color="auto"/>
        <w:right w:val="none" w:sz="0" w:space="0" w:color="auto"/>
      </w:divBdr>
    </w:div>
    <w:div w:id="1052197524">
      <w:bodyDiv w:val="1"/>
      <w:marLeft w:val="0"/>
      <w:marRight w:val="0"/>
      <w:marTop w:val="0"/>
      <w:marBottom w:val="0"/>
      <w:divBdr>
        <w:top w:val="none" w:sz="0" w:space="0" w:color="auto"/>
        <w:left w:val="none" w:sz="0" w:space="0" w:color="auto"/>
        <w:bottom w:val="none" w:sz="0" w:space="0" w:color="auto"/>
        <w:right w:val="none" w:sz="0" w:space="0" w:color="auto"/>
      </w:divBdr>
    </w:div>
    <w:div w:id="1087656285">
      <w:bodyDiv w:val="1"/>
      <w:marLeft w:val="0"/>
      <w:marRight w:val="0"/>
      <w:marTop w:val="0"/>
      <w:marBottom w:val="0"/>
      <w:divBdr>
        <w:top w:val="none" w:sz="0" w:space="0" w:color="auto"/>
        <w:left w:val="none" w:sz="0" w:space="0" w:color="auto"/>
        <w:bottom w:val="none" w:sz="0" w:space="0" w:color="auto"/>
        <w:right w:val="none" w:sz="0" w:space="0" w:color="auto"/>
      </w:divBdr>
    </w:div>
    <w:div w:id="1101994448">
      <w:bodyDiv w:val="1"/>
      <w:marLeft w:val="0"/>
      <w:marRight w:val="0"/>
      <w:marTop w:val="0"/>
      <w:marBottom w:val="0"/>
      <w:divBdr>
        <w:top w:val="none" w:sz="0" w:space="0" w:color="auto"/>
        <w:left w:val="none" w:sz="0" w:space="0" w:color="auto"/>
        <w:bottom w:val="none" w:sz="0" w:space="0" w:color="auto"/>
        <w:right w:val="none" w:sz="0" w:space="0" w:color="auto"/>
      </w:divBdr>
    </w:div>
    <w:div w:id="1126703812">
      <w:bodyDiv w:val="1"/>
      <w:marLeft w:val="0"/>
      <w:marRight w:val="0"/>
      <w:marTop w:val="0"/>
      <w:marBottom w:val="0"/>
      <w:divBdr>
        <w:top w:val="none" w:sz="0" w:space="0" w:color="auto"/>
        <w:left w:val="none" w:sz="0" w:space="0" w:color="auto"/>
        <w:bottom w:val="none" w:sz="0" w:space="0" w:color="auto"/>
        <w:right w:val="none" w:sz="0" w:space="0" w:color="auto"/>
      </w:divBdr>
    </w:div>
    <w:div w:id="1130395588">
      <w:bodyDiv w:val="1"/>
      <w:marLeft w:val="0"/>
      <w:marRight w:val="0"/>
      <w:marTop w:val="0"/>
      <w:marBottom w:val="0"/>
      <w:divBdr>
        <w:top w:val="none" w:sz="0" w:space="0" w:color="auto"/>
        <w:left w:val="none" w:sz="0" w:space="0" w:color="auto"/>
        <w:bottom w:val="none" w:sz="0" w:space="0" w:color="auto"/>
        <w:right w:val="none" w:sz="0" w:space="0" w:color="auto"/>
      </w:divBdr>
    </w:div>
    <w:div w:id="1144199128">
      <w:bodyDiv w:val="1"/>
      <w:marLeft w:val="0"/>
      <w:marRight w:val="0"/>
      <w:marTop w:val="0"/>
      <w:marBottom w:val="0"/>
      <w:divBdr>
        <w:top w:val="none" w:sz="0" w:space="0" w:color="auto"/>
        <w:left w:val="none" w:sz="0" w:space="0" w:color="auto"/>
        <w:bottom w:val="none" w:sz="0" w:space="0" w:color="auto"/>
        <w:right w:val="none" w:sz="0" w:space="0" w:color="auto"/>
      </w:divBdr>
    </w:div>
    <w:div w:id="1160273564">
      <w:bodyDiv w:val="1"/>
      <w:marLeft w:val="0"/>
      <w:marRight w:val="0"/>
      <w:marTop w:val="0"/>
      <w:marBottom w:val="0"/>
      <w:divBdr>
        <w:top w:val="none" w:sz="0" w:space="0" w:color="auto"/>
        <w:left w:val="none" w:sz="0" w:space="0" w:color="auto"/>
        <w:bottom w:val="none" w:sz="0" w:space="0" w:color="auto"/>
        <w:right w:val="none" w:sz="0" w:space="0" w:color="auto"/>
      </w:divBdr>
    </w:div>
    <w:div w:id="1170021778">
      <w:bodyDiv w:val="1"/>
      <w:marLeft w:val="0"/>
      <w:marRight w:val="0"/>
      <w:marTop w:val="0"/>
      <w:marBottom w:val="0"/>
      <w:divBdr>
        <w:top w:val="none" w:sz="0" w:space="0" w:color="auto"/>
        <w:left w:val="none" w:sz="0" w:space="0" w:color="auto"/>
        <w:bottom w:val="none" w:sz="0" w:space="0" w:color="auto"/>
        <w:right w:val="none" w:sz="0" w:space="0" w:color="auto"/>
      </w:divBdr>
    </w:div>
    <w:div w:id="1174414896">
      <w:bodyDiv w:val="1"/>
      <w:marLeft w:val="0"/>
      <w:marRight w:val="0"/>
      <w:marTop w:val="0"/>
      <w:marBottom w:val="0"/>
      <w:divBdr>
        <w:top w:val="none" w:sz="0" w:space="0" w:color="auto"/>
        <w:left w:val="none" w:sz="0" w:space="0" w:color="auto"/>
        <w:bottom w:val="none" w:sz="0" w:space="0" w:color="auto"/>
        <w:right w:val="none" w:sz="0" w:space="0" w:color="auto"/>
      </w:divBdr>
    </w:div>
    <w:div w:id="1186022256">
      <w:bodyDiv w:val="1"/>
      <w:marLeft w:val="0"/>
      <w:marRight w:val="0"/>
      <w:marTop w:val="0"/>
      <w:marBottom w:val="0"/>
      <w:divBdr>
        <w:top w:val="none" w:sz="0" w:space="0" w:color="auto"/>
        <w:left w:val="none" w:sz="0" w:space="0" w:color="auto"/>
        <w:bottom w:val="none" w:sz="0" w:space="0" w:color="auto"/>
        <w:right w:val="none" w:sz="0" w:space="0" w:color="auto"/>
      </w:divBdr>
    </w:div>
    <w:div w:id="1198549070">
      <w:bodyDiv w:val="1"/>
      <w:marLeft w:val="0"/>
      <w:marRight w:val="0"/>
      <w:marTop w:val="0"/>
      <w:marBottom w:val="0"/>
      <w:divBdr>
        <w:top w:val="none" w:sz="0" w:space="0" w:color="auto"/>
        <w:left w:val="none" w:sz="0" w:space="0" w:color="auto"/>
        <w:bottom w:val="none" w:sz="0" w:space="0" w:color="auto"/>
        <w:right w:val="none" w:sz="0" w:space="0" w:color="auto"/>
      </w:divBdr>
    </w:div>
    <w:div w:id="1207909499">
      <w:bodyDiv w:val="1"/>
      <w:marLeft w:val="0"/>
      <w:marRight w:val="0"/>
      <w:marTop w:val="0"/>
      <w:marBottom w:val="0"/>
      <w:divBdr>
        <w:top w:val="none" w:sz="0" w:space="0" w:color="auto"/>
        <w:left w:val="none" w:sz="0" w:space="0" w:color="auto"/>
        <w:bottom w:val="none" w:sz="0" w:space="0" w:color="auto"/>
        <w:right w:val="none" w:sz="0" w:space="0" w:color="auto"/>
      </w:divBdr>
    </w:div>
    <w:div w:id="1210336184">
      <w:bodyDiv w:val="1"/>
      <w:marLeft w:val="0"/>
      <w:marRight w:val="0"/>
      <w:marTop w:val="0"/>
      <w:marBottom w:val="0"/>
      <w:divBdr>
        <w:top w:val="none" w:sz="0" w:space="0" w:color="auto"/>
        <w:left w:val="none" w:sz="0" w:space="0" w:color="auto"/>
        <w:bottom w:val="none" w:sz="0" w:space="0" w:color="auto"/>
        <w:right w:val="none" w:sz="0" w:space="0" w:color="auto"/>
      </w:divBdr>
    </w:div>
    <w:div w:id="1210846668">
      <w:bodyDiv w:val="1"/>
      <w:marLeft w:val="0"/>
      <w:marRight w:val="0"/>
      <w:marTop w:val="0"/>
      <w:marBottom w:val="0"/>
      <w:divBdr>
        <w:top w:val="none" w:sz="0" w:space="0" w:color="auto"/>
        <w:left w:val="none" w:sz="0" w:space="0" w:color="auto"/>
        <w:bottom w:val="none" w:sz="0" w:space="0" w:color="auto"/>
        <w:right w:val="none" w:sz="0" w:space="0" w:color="auto"/>
      </w:divBdr>
    </w:div>
    <w:div w:id="1227761414">
      <w:bodyDiv w:val="1"/>
      <w:marLeft w:val="0"/>
      <w:marRight w:val="0"/>
      <w:marTop w:val="0"/>
      <w:marBottom w:val="0"/>
      <w:divBdr>
        <w:top w:val="none" w:sz="0" w:space="0" w:color="auto"/>
        <w:left w:val="none" w:sz="0" w:space="0" w:color="auto"/>
        <w:bottom w:val="none" w:sz="0" w:space="0" w:color="auto"/>
        <w:right w:val="none" w:sz="0" w:space="0" w:color="auto"/>
      </w:divBdr>
    </w:div>
    <w:div w:id="1245843405">
      <w:bodyDiv w:val="1"/>
      <w:marLeft w:val="0"/>
      <w:marRight w:val="0"/>
      <w:marTop w:val="0"/>
      <w:marBottom w:val="0"/>
      <w:divBdr>
        <w:top w:val="none" w:sz="0" w:space="0" w:color="auto"/>
        <w:left w:val="none" w:sz="0" w:space="0" w:color="auto"/>
        <w:bottom w:val="none" w:sz="0" w:space="0" w:color="auto"/>
        <w:right w:val="none" w:sz="0" w:space="0" w:color="auto"/>
      </w:divBdr>
    </w:div>
    <w:div w:id="1249732819">
      <w:bodyDiv w:val="1"/>
      <w:marLeft w:val="0"/>
      <w:marRight w:val="0"/>
      <w:marTop w:val="0"/>
      <w:marBottom w:val="0"/>
      <w:divBdr>
        <w:top w:val="none" w:sz="0" w:space="0" w:color="auto"/>
        <w:left w:val="none" w:sz="0" w:space="0" w:color="auto"/>
        <w:bottom w:val="none" w:sz="0" w:space="0" w:color="auto"/>
        <w:right w:val="none" w:sz="0" w:space="0" w:color="auto"/>
      </w:divBdr>
    </w:div>
    <w:div w:id="1250848262">
      <w:bodyDiv w:val="1"/>
      <w:marLeft w:val="0"/>
      <w:marRight w:val="0"/>
      <w:marTop w:val="0"/>
      <w:marBottom w:val="0"/>
      <w:divBdr>
        <w:top w:val="none" w:sz="0" w:space="0" w:color="auto"/>
        <w:left w:val="none" w:sz="0" w:space="0" w:color="auto"/>
        <w:bottom w:val="none" w:sz="0" w:space="0" w:color="auto"/>
        <w:right w:val="none" w:sz="0" w:space="0" w:color="auto"/>
      </w:divBdr>
    </w:div>
    <w:div w:id="1270309901">
      <w:bodyDiv w:val="1"/>
      <w:marLeft w:val="0"/>
      <w:marRight w:val="0"/>
      <w:marTop w:val="0"/>
      <w:marBottom w:val="0"/>
      <w:divBdr>
        <w:top w:val="none" w:sz="0" w:space="0" w:color="auto"/>
        <w:left w:val="none" w:sz="0" w:space="0" w:color="auto"/>
        <w:bottom w:val="none" w:sz="0" w:space="0" w:color="auto"/>
        <w:right w:val="none" w:sz="0" w:space="0" w:color="auto"/>
      </w:divBdr>
    </w:div>
    <w:div w:id="1273897508">
      <w:bodyDiv w:val="1"/>
      <w:marLeft w:val="0"/>
      <w:marRight w:val="0"/>
      <w:marTop w:val="0"/>
      <w:marBottom w:val="0"/>
      <w:divBdr>
        <w:top w:val="none" w:sz="0" w:space="0" w:color="auto"/>
        <w:left w:val="none" w:sz="0" w:space="0" w:color="auto"/>
        <w:bottom w:val="none" w:sz="0" w:space="0" w:color="auto"/>
        <w:right w:val="none" w:sz="0" w:space="0" w:color="auto"/>
      </w:divBdr>
    </w:div>
    <w:div w:id="1295058919">
      <w:bodyDiv w:val="1"/>
      <w:marLeft w:val="0"/>
      <w:marRight w:val="0"/>
      <w:marTop w:val="0"/>
      <w:marBottom w:val="0"/>
      <w:divBdr>
        <w:top w:val="none" w:sz="0" w:space="0" w:color="auto"/>
        <w:left w:val="none" w:sz="0" w:space="0" w:color="auto"/>
        <w:bottom w:val="none" w:sz="0" w:space="0" w:color="auto"/>
        <w:right w:val="none" w:sz="0" w:space="0" w:color="auto"/>
      </w:divBdr>
    </w:div>
    <w:div w:id="1295329210">
      <w:bodyDiv w:val="1"/>
      <w:marLeft w:val="0"/>
      <w:marRight w:val="0"/>
      <w:marTop w:val="0"/>
      <w:marBottom w:val="0"/>
      <w:divBdr>
        <w:top w:val="none" w:sz="0" w:space="0" w:color="auto"/>
        <w:left w:val="none" w:sz="0" w:space="0" w:color="auto"/>
        <w:bottom w:val="none" w:sz="0" w:space="0" w:color="auto"/>
        <w:right w:val="none" w:sz="0" w:space="0" w:color="auto"/>
      </w:divBdr>
    </w:div>
    <w:div w:id="1313564587">
      <w:bodyDiv w:val="1"/>
      <w:marLeft w:val="0"/>
      <w:marRight w:val="0"/>
      <w:marTop w:val="0"/>
      <w:marBottom w:val="0"/>
      <w:divBdr>
        <w:top w:val="none" w:sz="0" w:space="0" w:color="auto"/>
        <w:left w:val="none" w:sz="0" w:space="0" w:color="auto"/>
        <w:bottom w:val="none" w:sz="0" w:space="0" w:color="auto"/>
        <w:right w:val="none" w:sz="0" w:space="0" w:color="auto"/>
      </w:divBdr>
    </w:div>
    <w:div w:id="1342122801">
      <w:bodyDiv w:val="1"/>
      <w:marLeft w:val="0"/>
      <w:marRight w:val="0"/>
      <w:marTop w:val="0"/>
      <w:marBottom w:val="0"/>
      <w:divBdr>
        <w:top w:val="none" w:sz="0" w:space="0" w:color="auto"/>
        <w:left w:val="none" w:sz="0" w:space="0" w:color="auto"/>
        <w:bottom w:val="none" w:sz="0" w:space="0" w:color="auto"/>
        <w:right w:val="none" w:sz="0" w:space="0" w:color="auto"/>
      </w:divBdr>
    </w:div>
    <w:div w:id="1346319700">
      <w:bodyDiv w:val="1"/>
      <w:marLeft w:val="0"/>
      <w:marRight w:val="0"/>
      <w:marTop w:val="0"/>
      <w:marBottom w:val="0"/>
      <w:divBdr>
        <w:top w:val="none" w:sz="0" w:space="0" w:color="auto"/>
        <w:left w:val="none" w:sz="0" w:space="0" w:color="auto"/>
        <w:bottom w:val="none" w:sz="0" w:space="0" w:color="auto"/>
        <w:right w:val="none" w:sz="0" w:space="0" w:color="auto"/>
      </w:divBdr>
    </w:div>
    <w:div w:id="1348488238">
      <w:bodyDiv w:val="1"/>
      <w:marLeft w:val="0"/>
      <w:marRight w:val="0"/>
      <w:marTop w:val="0"/>
      <w:marBottom w:val="0"/>
      <w:divBdr>
        <w:top w:val="none" w:sz="0" w:space="0" w:color="auto"/>
        <w:left w:val="none" w:sz="0" w:space="0" w:color="auto"/>
        <w:bottom w:val="none" w:sz="0" w:space="0" w:color="auto"/>
        <w:right w:val="none" w:sz="0" w:space="0" w:color="auto"/>
      </w:divBdr>
    </w:div>
    <w:div w:id="1360736407">
      <w:bodyDiv w:val="1"/>
      <w:marLeft w:val="0"/>
      <w:marRight w:val="0"/>
      <w:marTop w:val="0"/>
      <w:marBottom w:val="0"/>
      <w:divBdr>
        <w:top w:val="none" w:sz="0" w:space="0" w:color="auto"/>
        <w:left w:val="none" w:sz="0" w:space="0" w:color="auto"/>
        <w:bottom w:val="none" w:sz="0" w:space="0" w:color="auto"/>
        <w:right w:val="none" w:sz="0" w:space="0" w:color="auto"/>
      </w:divBdr>
    </w:div>
    <w:div w:id="1368680518">
      <w:bodyDiv w:val="1"/>
      <w:marLeft w:val="0"/>
      <w:marRight w:val="0"/>
      <w:marTop w:val="0"/>
      <w:marBottom w:val="0"/>
      <w:divBdr>
        <w:top w:val="none" w:sz="0" w:space="0" w:color="auto"/>
        <w:left w:val="none" w:sz="0" w:space="0" w:color="auto"/>
        <w:bottom w:val="none" w:sz="0" w:space="0" w:color="auto"/>
        <w:right w:val="none" w:sz="0" w:space="0" w:color="auto"/>
      </w:divBdr>
    </w:div>
    <w:div w:id="1373115567">
      <w:bodyDiv w:val="1"/>
      <w:marLeft w:val="0"/>
      <w:marRight w:val="0"/>
      <w:marTop w:val="0"/>
      <w:marBottom w:val="0"/>
      <w:divBdr>
        <w:top w:val="none" w:sz="0" w:space="0" w:color="auto"/>
        <w:left w:val="none" w:sz="0" w:space="0" w:color="auto"/>
        <w:bottom w:val="none" w:sz="0" w:space="0" w:color="auto"/>
        <w:right w:val="none" w:sz="0" w:space="0" w:color="auto"/>
      </w:divBdr>
    </w:div>
    <w:div w:id="1399788332">
      <w:bodyDiv w:val="1"/>
      <w:marLeft w:val="0"/>
      <w:marRight w:val="0"/>
      <w:marTop w:val="0"/>
      <w:marBottom w:val="0"/>
      <w:divBdr>
        <w:top w:val="none" w:sz="0" w:space="0" w:color="auto"/>
        <w:left w:val="none" w:sz="0" w:space="0" w:color="auto"/>
        <w:bottom w:val="none" w:sz="0" w:space="0" w:color="auto"/>
        <w:right w:val="none" w:sz="0" w:space="0" w:color="auto"/>
      </w:divBdr>
    </w:div>
    <w:div w:id="1409233759">
      <w:bodyDiv w:val="1"/>
      <w:marLeft w:val="0"/>
      <w:marRight w:val="0"/>
      <w:marTop w:val="0"/>
      <w:marBottom w:val="0"/>
      <w:divBdr>
        <w:top w:val="none" w:sz="0" w:space="0" w:color="auto"/>
        <w:left w:val="none" w:sz="0" w:space="0" w:color="auto"/>
        <w:bottom w:val="none" w:sz="0" w:space="0" w:color="auto"/>
        <w:right w:val="none" w:sz="0" w:space="0" w:color="auto"/>
      </w:divBdr>
    </w:div>
    <w:div w:id="1437211085">
      <w:bodyDiv w:val="1"/>
      <w:marLeft w:val="0"/>
      <w:marRight w:val="0"/>
      <w:marTop w:val="0"/>
      <w:marBottom w:val="0"/>
      <w:divBdr>
        <w:top w:val="none" w:sz="0" w:space="0" w:color="auto"/>
        <w:left w:val="none" w:sz="0" w:space="0" w:color="auto"/>
        <w:bottom w:val="none" w:sz="0" w:space="0" w:color="auto"/>
        <w:right w:val="none" w:sz="0" w:space="0" w:color="auto"/>
      </w:divBdr>
    </w:div>
    <w:div w:id="1446803314">
      <w:bodyDiv w:val="1"/>
      <w:marLeft w:val="0"/>
      <w:marRight w:val="0"/>
      <w:marTop w:val="0"/>
      <w:marBottom w:val="0"/>
      <w:divBdr>
        <w:top w:val="none" w:sz="0" w:space="0" w:color="auto"/>
        <w:left w:val="none" w:sz="0" w:space="0" w:color="auto"/>
        <w:bottom w:val="none" w:sz="0" w:space="0" w:color="auto"/>
        <w:right w:val="none" w:sz="0" w:space="0" w:color="auto"/>
      </w:divBdr>
    </w:div>
    <w:div w:id="1464079490">
      <w:bodyDiv w:val="1"/>
      <w:marLeft w:val="0"/>
      <w:marRight w:val="0"/>
      <w:marTop w:val="0"/>
      <w:marBottom w:val="0"/>
      <w:divBdr>
        <w:top w:val="none" w:sz="0" w:space="0" w:color="auto"/>
        <w:left w:val="none" w:sz="0" w:space="0" w:color="auto"/>
        <w:bottom w:val="none" w:sz="0" w:space="0" w:color="auto"/>
        <w:right w:val="none" w:sz="0" w:space="0" w:color="auto"/>
      </w:divBdr>
    </w:div>
    <w:div w:id="1487940029">
      <w:bodyDiv w:val="1"/>
      <w:marLeft w:val="0"/>
      <w:marRight w:val="0"/>
      <w:marTop w:val="0"/>
      <w:marBottom w:val="0"/>
      <w:divBdr>
        <w:top w:val="none" w:sz="0" w:space="0" w:color="auto"/>
        <w:left w:val="none" w:sz="0" w:space="0" w:color="auto"/>
        <w:bottom w:val="none" w:sz="0" w:space="0" w:color="auto"/>
        <w:right w:val="none" w:sz="0" w:space="0" w:color="auto"/>
      </w:divBdr>
    </w:div>
    <w:div w:id="1488278870">
      <w:bodyDiv w:val="1"/>
      <w:marLeft w:val="0"/>
      <w:marRight w:val="0"/>
      <w:marTop w:val="0"/>
      <w:marBottom w:val="0"/>
      <w:divBdr>
        <w:top w:val="none" w:sz="0" w:space="0" w:color="auto"/>
        <w:left w:val="none" w:sz="0" w:space="0" w:color="auto"/>
        <w:bottom w:val="none" w:sz="0" w:space="0" w:color="auto"/>
        <w:right w:val="none" w:sz="0" w:space="0" w:color="auto"/>
      </w:divBdr>
    </w:div>
    <w:div w:id="1505314823">
      <w:bodyDiv w:val="1"/>
      <w:marLeft w:val="0"/>
      <w:marRight w:val="0"/>
      <w:marTop w:val="0"/>
      <w:marBottom w:val="0"/>
      <w:divBdr>
        <w:top w:val="none" w:sz="0" w:space="0" w:color="auto"/>
        <w:left w:val="none" w:sz="0" w:space="0" w:color="auto"/>
        <w:bottom w:val="none" w:sz="0" w:space="0" w:color="auto"/>
        <w:right w:val="none" w:sz="0" w:space="0" w:color="auto"/>
      </w:divBdr>
    </w:div>
    <w:div w:id="1520463965">
      <w:bodyDiv w:val="1"/>
      <w:marLeft w:val="0"/>
      <w:marRight w:val="0"/>
      <w:marTop w:val="0"/>
      <w:marBottom w:val="0"/>
      <w:divBdr>
        <w:top w:val="none" w:sz="0" w:space="0" w:color="auto"/>
        <w:left w:val="none" w:sz="0" w:space="0" w:color="auto"/>
        <w:bottom w:val="none" w:sz="0" w:space="0" w:color="auto"/>
        <w:right w:val="none" w:sz="0" w:space="0" w:color="auto"/>
      </w:divBdr>
    </w:div>
    <w:div w:id="1553032002">
      <w:bodyDiv w:val="1"/>
      <w:marLeft w:val="0"/>
      <w:marRight w:val="0"/>
      <w:marTop w:val="0"/>
      <w:marBottom w:val="0"/>
      <w:divBdr>
        <w:top w:val="none" w:sz="0" w:space="0" w:color="auto"/>
        <w:left w:val="none" w:sz="0" w:space="0" w:color="auto"/>
        <w:bottom w:val="none" w:sz="0" w:space="0" w:color="auto"/>
        <w:right w:val="none" w:sz="0" w:space="0" w:color="auto"/>
      </w:divBdr>
    </w:div>
    <w:div w:id="1561747601">
      <w:bodyDiv w:val="1"/>
      <w:marLeft w:val="0"/>
      <w:marRight w:val="0"/>
      <w:marTop w:val="0"/>
      <w:marBottom w:val="0"/>
      <w:divBdr>
        <w:top w:val="none" w:sz="0" w:space="0" w:color="auto"/>
        <w:left w:val="none" w:sz="0" w:space="0" w:color="auto"/>
        <w:bottom w:val="none" w:sz="0" w:space="0" w:color="auto"/>
        <w:right w:val="none" w:sz="0" w:space="0" w:color="auto"/>
      </w:divBdr>
    </w:div>
    <w:div w:id="1567839601">
      <w:bodyDiv w:val="1"/>
      <w:marLeft w:val="0"/>
      <w:marRight w:val="0"/>
      <w:marTop w:val="0"/>
      <w:marBottom w:val="0"/>
      <w:divBdr>
        <w:top w:val="none" w:sz="0" w:space="0" w:color="auto"/>
        <w:left w:val="none" w:sz="0" w:space="0" w:color="auto"/>
        <w:bottom w:val="none" w:sz="0" w:space="0" w:color="auto"/>
        <w:right w:val="none" w:sz="0" w:space="0" w:color="auto"/>
      </w:divBdr>
    </w:div>
    <w:div w:id="1579437421">
      <w:bodyDiv w:val="1"/>
      <w:marLeft w:val="0"/>
      <w:marRight w:val="0"/>
      <w:marTop w:val="0"/>
      <w:marBottom w:val="0"/>
      <w:divBdr>
        <w:top w:val="none" w:sz="0" w:space="0" w:color="auto"/>
        <w:left w:val="none" w:sz="0" w:space="0" w:color="auto"/>
        <w:bottom w:val="none" w:sz="0" w:space="0" w:color="auto"/>
        <w:right w:val="none" w:sz="0" w:space="0" w:color="auto"/>
      </w:divBdr>
    </w:div>
    <w:div w:id="1581331208">
      <w:bodyDiv w:val="1"/>
      <w:marLeft w:val="0"/>
      <w:marRight w:val="0"/>
      <w:marTop w:val="0"/>
      <w:marBottom w:val="0"/>
      <w:divBdr>
        <w:top w:val="none" w:sz="0" w:space="0" w:color="auto"/>
        <w:left w:val="none" w:sz="0" w:space="0" w:color="auto"/>
        <w:bottom w:val="none" w:sz="0" w:space="0" w:color="auto"/>
        <w:right w:val="none" w:sz="0" w:space="0" w:color="auto"/>
      </w:divBdr>
    </w:div>
    <w:div w:id="1594360259">
      <w:bodyDiv w:val="1"/>
      <w:marLeft w:val="0"/>
      <w:marRight w:val="0"/>
      <w:marTop w:val="0"/>
      <w:marBottom w:val="0"/>
      <w:divBdr>
        <w:top w:val="none" w:sz="0" w:space="0" w:color="auto"/>
        <w:left w:val="none" w:sz="0" w:space="0" w:color="auto"/>
        <w:bottom w:val="none" w:sz="0" w:space="0" w:color="auto"/>
        <w:right w:val="none" w:sz="0" w:space="0" w:color="auto"/>
      </w:divBdr>
    </w:div>
    <w:div w:id="1602562500">
      <w:bodyDiv w:val="1"/>
      <w:marLeft w:val="0"/>
      <w:marRight w:val="0"/>
      <w:marTop w:val="0"/>
      <w:marBottom w:val="0"/>
      <w:divBdr>
        <w:top w:val="none" w:sz="0" w:space="0" w:color="auto"/>
        <w:left w:val="none" w:sz="0" w:space="0" w:color="auto"/>
        <w:bottom w:val="none" w:sz="0" w:space="0" w:color="auto"/>
        <w:right w:val="none" w:sz="0" w:space="0" w:color="auto"/>
      </w:divBdr>
    </w:div>
    <w:div w:id="1605918781">
      <w:bodyDiv w:val="1"/>
      <w:marLeft w:val="0"/>
      <w:marRight w:val="0"/>
      <w:marTop w:val="0"/>
      <w:marBottom w:val="0"/>
      <w:divBdr>
        <w:top w:val="none" w:sz="0" w:space="0" w:color="auto"/>
        <w:left w:val="none" w:sz="0" w:space="0" w:color="auto"/>
        <w:bottom w:val="none" w:sz="0" w:space="0" w:color="auto"/>
        <w:right w:val="none" w:sz="0" w:space="0" w:color="auto"/>
      </w:divBdr>
    </w:div>
    <w:div w:id="1610163742">
      <w:bodyDiv w:val="1"/>
      <w:marLeft w:val="0"/>
      <w:marRight w:val="0"/>
      <w:marTop w:val="0"/>
      <w:marBottom w:val="0"/>
      <w:divBdr>
        <w:top w:val="none" w:sz="0" w:space="0" w:color="auto"/>
        <w:left w:val="none" w:sz="0" w:space="0" w:color="auto"/>
        <w:bottom w:val="none" w:sz="0" w:space="0" w:color="auto"/>
        <w:right w:val="none" w:sz="0" w:space="0" w:color="auto"/>
      </w:divBdr>
    </w:div>
    <w:div w:id="1612131732">
      <w:bodyDiv w:val="1"/>
      <w:marLeft w:val="0"/>
      <w:marRight w:val="0"/>
      <w:marTop w:val="0"/>
      <w:marBottom w:val="0"/>
      <w:divBdr>
        <w:top w:val="none" w:sz="0" w:space="0" w:color="auto"/>
        <w:left w:val="none" w:sz="0" w:space="0" w:color="auto"/>
        <w:bottom w:val="none" w:sz="0" w:space="0" w:color="auto"/>
        <w:right w:val="none" w:sz="0" w:space="0" w:color="auto"/>
      </w:divBdr>
    </w:div>
    <w:div w:id="1614676163">
      <w:bodyDiv w:val="1"/>
      <w:marLeft w:val="0"/>
      <w:marRight w:val="0"/>
      <w:marTop w:val="0"/>
      <w:marBottom w:val="0"/>
      <w:divBdr>
        <w:top w:val="none" w:sz="0" w:space="0" w:color="auto"/>
        <w:left w:val="none" w:sz="0" w:space="0" w:color="auto"/>
        <w:bottom w:val="none" w:sz="0" w:space="0" w:color="auto"/>
        <w:right w:val="none" w:sz="0" w:space="0" w:color="auto"/>
      </w:divBdr>
    </w:div>
    <w:div w:id="1615285056">
      <w:bodyDiv w:val="1"/>
      <w:marLeft w:val="0"/>
      <w:marRight w:val="0"/>
      <w:marTop w:val="0"/>
      <w:marBottom w:val="0"/>
      <w:divBdr>
        <w:top w:val="none" w:sz="0" w:space="0" w:color="auto"/>
        <w:left w:val="none" w:sz="0" w:space="0" w:color="auto"/>
        <w:bottom w:val="none" w:sz="0" w:space="0" w:color="auto"/>
        <w:right w:val="none" w:sz="0" w:space="0" w:color="auto"/>
      </w:divBdr>
    </w:div>
    <w:div w:id="1622809762">
      <w:bodyDiv w:val="1"/>
      <w:marLeft w:val="0"/>
      <w:marRight w:val="0"/>
      <w:marTop w:val="0"/>
      <w:marBottom w:val="0"/>
      <w:divBdr>
        <w:top w:val="none" w:sz="0" w:space="0" w:color="auto"/>
        <w:left w:val="none" w:sz="0" w:space="0" w:color="auto"/>
        <w:bottom w:val="none" w:sz="0" w:space="0" w:color="auto"/>
        <w:right w:val="none" w:sz="0" w:space="0" w:color="auto"/>
      </w:divBdr>
    </w:div>
    <w:div w:id="1632636981">
      <w:bodyDiv w:val="1"/>
      <w:marLeft w:val="0"/>
      <w:marRight w:val="0"/>
      <w:marTop w:val="0"/>
      <w:marBottom w:val="0"/>
      <w:divBdr>
        <w:top w:val="none" w:sz="0" w:space="0" w:color="auto"/>
        <w:left w:val="none" w:sz="0" w:space="0" w:color="auto"/>
        <w:bottom w:val="none" w:sz="0" w:space="0" w:color="auto"/>
        <w:right w:val="none" w:sz="0" w:space="0" w:color="auto"/>
      </w:divBdr>
    </w:div>
    <w:div w:id="1636526120">
      <w:bodyDiv w:val="1"/>
      <w:marLeft w:val="0"/>
      <w:marRight w:val="0"/>
      <w:marTop w:val="0"/>
      <w:marBottom w:val="0"/>
      <w:divBdr>
        <w:top w:val="none" w:sz="0" w:space="0" w:color="auto"/>
        <w:left w:val="none" w:sz="0" w:space="0" w:color="auto"/>
        <w:bottom w:val="none" w:sz="0" w:space="0" w:color="auto"/>
        <w:right w:val="none" w:sz="0" w:space="0" w:color="auto"/>
      </w:divBdr>
    </w:div>
    <w:div w:id="1641181317">
      <w:bodyDiv w:val="1"/>
      <w:marLeft w:val="0"/>
      <w:marRight w:val="0"/>
      <w:marTop w:val="0"/>
      <w:marBottom w:val="0"/>
      <w:divBdr>
        <w:top w:val="none" w:sz="0" w:space="0" w:color="auto"/>
        <w:left w:val="none" w:sz="0" w:space="0" w:color="auto"/>
        <w:bottom w:val="none" w:sz="0" w:space="0" w:color="auto"/>
        <w:right w:val="none" w:sz="0" w:space="0" w:color="auto"/>
      </w:divBdr>
    </w:div>
    <w:div w:id="1648584708">
      <w:bodyDiv w:val="1"/>
      <w:marLeft w:val="0"/>
      <w:marRight w:val="0"/>
      <w:marTop w:val="0"/>
      <w:marBottom w:val="0"/>
      <w:divBdr>
        <w:top w:val="none" w:sz="0" w:space="0" w:color="auto"/>
        <w:left w:val="none" w:sz="0" w:space="0" w:color="auto"/>
        <w:bottom w:val="none" w:sz="0" w:space="0" w:color="auto"/>
        <w:right w:val="none" w:sz="0" w:space="0" w:color="auto"/>
      </w:divBdr>
    </w:div>
    <w:div w:id="1648826666">
      <w:bodyDiv w:val="1"/>
      <w:marLeft w:val="0"/>
      <w:marRight w:val="0"/>
      <w:marTop w:val="0"/>
      <w:marBottom w:val="0"/>
      <w:divBdr>
        <w:top w:val="none" w:sz="0" w:space="0" w:color="auto"/>
        <w:left w:val="none" w:sz="0" w:space="0" w:color="auto"/>
        <w:bottom w:val="none" w:sz="0" w:space="0" w:color="auto"/>
        <w:right w:val="none" w:sz="0" w:space="0" w:color="auto"/>
      </w:divBdr>
    </w:div>
    <w:div w:id="1659846219">
      <w:bodyDiv w:val="1"/>
      <w:marLeft w:val="0"/>
      <w:marRight w:val="0"/>
      <w:marTop w:val="0"/>
      <w:marBottom w:val="0"/>
      <w:divBdr>
        <w:top w:val="none" w:sz="0" w:space="0" w:color="auto"/>
        <w:left w:val="none" w:sz="0" w:space="0" w:color="auto"/>
        <w:bottom w:val="none" w:sz="0" w:space="0" w:color="auto"/>
        <w:right w:val="none" w:sz="0" w:space="0" w:color="auto"/>
      </w:divBdr>
    </w:div>
    <w:div w:id="1679385098">
      <w:bodyDiv w:val="1"/>
      <w:marLeft w:val="0"/>
      <w:marRight w:val="0"/>
      <w:marTop w:val="0"/>
      <w:marBottom w:val="0"/>
      <w:divBdr>
        <w:top w:val="none" w:sz="0" w:space="0" w:color="auto"/>
        <w:left w:val="none" w:sz="0" w:space="0" w:color="auto"/>
        <w:bottom w:val="none" w:sz="0" w:space="0" w:color="auto"/>
        <w:right w:val="none" w:sz="0" w:space="0" w:color="auto"/>
      </w:divBdr>
    </w:div>
    <w:div w:id="1681153413">
      <w:bodyDiv w:val="1"/>
      <w:marLeft w:val="0"/>
      <w:marRight w:val="0"/>
      <w:marTop w:val="0"/>
      <w:marBottom w:val="0"/>
      <w:divBdr>
        <w:top w:val="none" w:sz="0" w:space="0" w:color="auto"/>
        <w:left w:val="none" w:sz="0" w:space="0" w:color="auto"/>
        <w:bottom w:val="none" w:sz="0" w:space="0" w:color="auto"/>
        <w:right w:val="none" w:sz="0" w:space="0" w:color="auto"/>
      </w:divBdr>
    </w:div>
    <w:div w:id="1684474296">
      <w:bodyDiv w:val="1"/>
      <w:marLeft w:val="0"/>
      <w:marRight w:val="0"/>
      <w:marTop w:val="0"/>
      <w:marBottom w:val="0"/>
      <w:divBdr>
        <w:top w:val="none" w:sz="0" w:space="0" w:color="auto"/>
        <w:left w:val="none" w:sz="0" w:space="0" w:color="auto"/>
        <w:bottom w:val="none" w:sz="0" w:space="0" w:color="auto"/>
        <w:right w:val="none" w:sz="0" w:space="0" w:color="auto"/>
      </w:divBdr>
    </w:div>
    <w:div w:id="1685205055">
      <w:bodyDiv w:val="1"/>
      <w:marLeft w:val="0"/>
      <w:marRight w:val="0"/>
      <w:marTop w:val="0"/>
      <w:marBottom w:val="0"/>
      <w:divBdr>
        <w:top w:val="none" w:sz="0" w:space="0" w:color="auto"/>
        <w:left w:val="none" w:sz="0" w:space="0" w:color="auto"/>
        <w:bottom w:val="none" w:sz="0" w:space="0" w:color="auto"/>
        <w:right w:val="none" w:sz="0" w:space="0" w:color="auto"/>
      </w:divBdr>
    </w:div>
    <w:div w:id="1713264667">
      <w:bodyDiv w:val="1"/>
      <w:marLeft w:val="0"/>
      <w:marRight w:val="0"/>
      <w:marTop w:val="0"/>
      <w:marBottom w:val="0"/>
      <w:divBdr>
        <w:top w:val="none" w:sz="0" w:space="0" w:color="auto"/>
        <w:left w:val="none" w:sz="0" w:space="0" w:color="auto"/>
        <w:bottom w:val="none" w:sz="0" w:space="0" w:color="auto"/>
        <w:right w:val="none" w:sz="0" w:space="0" w:color="auto"/>
      </w:divBdr>
    </w:div>
    <w:div w:id="1715809812">
      <w:bodyDiv w:val="1"/>
      <w:marLeft w:val="0"/>
      <w:marRight w:val="0"/>
      <w:marTop w:val="0"/>
      <w:marBottom w:val="0"/>
      <w:divBdr>
        <w:top w:val="none" w:sz="0" w:space="0" w:color="auto"/>
        <w:left w:val="none" w:sz="0" w:space="0" w:color="auto"/>
        <w:bottom w:val="none" w:sz="0" w:space="0" w:color="auto"/>
        <w:right w:val="none" w:sz="0" w:space="0" w:color="auto"/>
      </w:divBdr>
    </w:div>
    <w:div w:id="1730688311">
      <w:bodyDiv w:val="1"/>
      <w:marLeft w:val="0"/>
      <w:marRight w:val="0"/>
      <w:marTop w:val="0"/>
      <w:marBottom w:val="0"/>
      <w:divBdr>
        <w:top w:val="none" w:sz="0" w:space="0" w:color="auto"/>
        <w:left w:val="none" w:sz="0" w:space="0" w:color="auto"/>
        <w:bottom w:val="none" w:sz="0" w:space="0" w:color="auto"/>
        <w:right w:val="none" w:sz="0" w:space="0" w:color="auto"/>
      </w:divBdr>
    </w:div>
    <w:div w:id="1742167991">
      <w:bodyDiv w:val="1"/>
      <w:marLeft w:val="0"/>
      <w:marRight w:val="0"/>
      <w:marTop w:val="0"/>
      <w:marBottom w:val="0"/>
      <w:divBdr>
        <w:top w:val="none" w:sz="0" w:space="0" w:color="auto"/>
        <w:left w:val="none" w:sz="0" w:space="0" w:color="auto"/>
        <w:bottom w:val="none" w:sz="0" w:space="0" w:color="auto"/>
        <w:right w:val="none" w:sz="0" w:space="0" w:color="auto"/>
      </w:divBdr>
    </w:div>
    <w:div w:id="1752464491">
      <w:bodyDiv w:val="1"/>
      <w:marLeft w:val="0"/>
      <w:marRight w:val="0"/>
      <w:marTop w:val="0"/>
      <w:marBottom w:val="0"/>
      <w:divBdr>
        <w:top w:val="none" w:sz="0" w:space="0" w:color="auto"/>
        <w:left w:val="none" w:sz="0" w:space="0" w:color="auto"/>
        <w:bottom w:val="none" w:sz="0" w:space="0" w:color="auto"/>
        <w:right w:val="none" w:sz="0" w:space="0" w:color="auto"/>
      </w:divBdr>
    </w:div>
    <w:div w:id="1771774454">
      <w:bodyDiv w:val="1"/>
      <w:marLeft w:val="0"/>
      <w:marRight w:val="0"/>
      <w:marTop w:val="0"/>
      <w:marBottom w:val="0"/>
      <w:divBdr>
        <w:top w:val="none" w:sz="0" w:space="0" w:color="auto"/>
        <w:left w:val="none" w:sz="0" w:space="0" w:color="auto"/>
        <w:bottom w:val="none" w:sz="0" w:space="0" w:color="auto"/>
        <w:right w:val="none" w:sz="0" w:space="0" w:color="auto"/>
      </w:divBdr>
    </w:div>
    <w:div w:id="1771966228">
      <w:bodyDiv w:val="1"/>
      <w:marLeft w:val="0"/>
      <w:marRight w:val="0"/>
      <w:marTop w:val="0"/>
      <w:marBottom w:val="0"/>
      <w:divBdr>
        <w:top w:val="none" w:sz="0" w:space="0" w:color="auto"/>
        <w:left w:val="none" w:sz="0" w:space="0" w:color="auto"/>
        <w:bottom w:val="none" w:sz="0" w:space="0" w:color="auto"/>
        <w:right w:val="none" w:sz="0" w:space="0" w:color="auto"/>
      </w:divBdr>
    </w:div>
    <w:div w:id="1778910234">
      <w:bodyDiv w:val="1"/>
      <w:marLeft w:val="0"/>
      <w:marRight w:val="0"/>
      <w:marTop w:val="0"/>
      <w:marBottom w:val="0"/>
      <w:divBdr>
        <w:top w:val="none" w:sz="0" w:space="0" w:color="auto"/>
        <w:left w:val="none" w:sz="0" w:space="0" w:color="auto"/>
        <w:bottom w:val="none" w:sz="0" w:space="0" w:color="auto"/>
        <w:right w:val="none" w:sz="0" w:space="0" w:color="auto"/>
      </w:divBdr>
    </w:div>
    <w:div w:id="1781339091">
      <w:bodyDiv w:val="1"/>
      <w:marLeft w:val="0"/>
      <w:marRight w:val="0"/>
      <w:marTop w:val="0"/>
      <w:marBottom w:val="0"/>
      <w:divBdr>
        <w:top w:val="none" w:sz="0" w:space="0" w:color="auto"/>
        <w:left w:val="none" w:sz="0" w:space="0" w:color="auto"/>
        <w:bottom w:val="none" w:sz="0" w:space="0" w:color="auto"/>
        <w:right w:val="none" w:sz="0" w:space="0" w:color="auto"/>
      </w:divBdr>
    </w:div>
    <w:div w:id="1788235991">
      <w:bodyDiv w:val="1"/>
      <w:marLeft w:val="0"/>
      <w:marRight w:val="0"/>
      <w:marTop w:val="0"/>
      <w:marBottom w:val="0"/>
      <w:divBdr>
        <w:top w:val="none" w:sz="0" w:space="0" w:color="auto"/>
        <w:left w:val="none" w:sz="0" w:space="0" w:color="auto"/>
        <w:bottom w:val="none" w:sz="0" w:space="0" w:color="auto"/>
        <w:right w:val="none" w:sz="0" w:space="0" w:color="auto"/>
      </w:divBdr>
    </w:div>
    <w:div w:id="1790972112">
      <w:bodyDiv w:val="1"/>
      <w:marLeft w:val="0"/>
      <w:marRight w:val="0"/>
      <w:marTop w:val="0"/>
      <w:marBottom w:val="0"/>
      <w:divBdr>
        <w:top w:val="none" w:sz="0" w:space="0" w:color="auto"/>
        <w:left w:val="none" w:sz="0" w:space="0" w:color="auto"/>
        <w:bottom w:val="none" w:sz="0" w:space="0" w:color="auto"/>
        <w:right w:val="none" w:sz="0" w:space="0" w:color="auto"/>
      </w:divBdr>
    </w:div>
    <w:div w:id="1791167838">
      <w:bodyDiv w:val="1"/>
      <w:marLeft w:val="0"/>
      <w:marRight w:val="0"/>
      <w:marTop w:val="0"/>
      <w:marBottom w:val="0"/>
      <w:divBdr>
        <w:top w:val="none" w:sz="0" w:space="0" w:color="auto"/>
        <w:left w:val="none" w:sz="0" w:space="0" w:color="auto"/>
        <w:bottom w:val="none" w:sz="0" w:space="0" w:color="auto"/>
        <w:right w:val="none" w:sz="0" w:space="0" w:color="auto"/>
      </w:divBdr>
    </w:div>
    <w:div w:id="1792360548">
      <w:bodyDiv w:val="1"/>
      <w:marLeft w:val="0"/>
      <w:marRight w:val="0"/>
      <w:marTop w:val="0"/>
      <w:marBottom w:val="0"/>
      <w:divBdr>
        <w:top w:val="none" w:sz="0" w:space="0" w:color="auto"/>
        <w:left w:val="none" w:sz="0" w:space="0" w:color="auto"/>
        <w:bottom w:val="none" w:sz="0" w:space="0" w:color="auto"/>
        <w:right w:val="none" w:sz="0" w:space="0" w:color="auto"/>
      </w:divBdr>
    </w:div>
    <w:div w:id="1801528533">
      <w:bodyDiv w:val="1"/>
      <w:marLeft w:val="0"/>
      <w:marRight w:val="0"/>
      <w:marTop w:val="0"/>
      <w:marBottom w:val="0"/>
      <w:divBdr>
        <w:top w:val="none" w:sz="0" w:space="0" w:color="auto"/>
        <w:left w:val="none" w:sz="0" w:space="0" w:color="auto"/>
        <w:bottom w:val="none" w:sz="0" w:space="0" w:color="auto"/>
        <w:right w:val="none" w:sz="0" w:space="0" w:color="auto"/>
      </w:divBdr>
    </w:div>
    <w:div w:id="1809123989">
      <w:bodyDiv w:val="1"/>
      <w:marLeft w:val="0"/>
      <w:marRight w:val="0"/>
      <w:marTop w:val="0"/>
      <w:marBottom w:val="0"/>
      <w:divBdr>
        <w:top w:val="none" w:sz="0" w:space="0" w:color="auto"/>
        <w:left w:val="none" w:sz="0" w:space="0" w:color="auto"/>
        <w:bottom w:val="none" w:sz="0" w:space="0" w:color="auto"/>
        <w:right w:val="none" w:sz="0" w:space="0" w:color="auto"/>
      </w:divBdr>
    </w:div>
    <w:div w:id="1822117841">
      <w:bodyDiv w:val="1"/>
      <w:marLeft w:val="0"/>
      <w:marRight w:val="0"/>
      <w:marTop w:val="0"/>
      <w:marBottom w:val="0"/>
      <w:divBdr>
        <w:top w:val="none" w:sz="0" w:space="0" w:color="auto"/>
        <w:left w:val="none" w:sz="0" w:space="0" w:color="auto"/>
        <w:bottom w:val="none" w:sz="0" w:space="0" w:color="auto"/>
        <w:right w:val="none" w:sz="0" w:space="0" w:color="auto"/>
      </w:divBdr>
    </w:div>
    <w:div w:id="1822893093">
      <w:bodyDiv w:val="1"/>
      <w:marLeft w:val="0"/>
      <w:marRight w:val="0"/>
      <w:marTop w:val="0"/>
      <w:marBottom w:val="0"/>
      <w:divBdr>
        <w:top w:val="none" w:sz="0" w:space="0" w:color="auto"/>
        <w:left w:val="none" w:sz="0" w:space="0" w:color="auto"/>
        <w:bottom w:val="none" w:sz="0" w:space="0" w:color="auto"/>
        <w:right w:val="none" w:sz="0" w:space="0" w:color="auto"/>
      </w:divBdr>
    </w:div>
    <w:div w:id="1823883130">
      <w:bodyDiv w:val="1"/>
      <w:marLeft w:val="0"/>
      <w:marRight w:val="0"/>
      <w:marTop w:val="0"/>
      <w:marBottom w:val="0"/>
      <w:divBdr>
        <w:top w:val="none" w:sz="0" w:space="0" w:color="auto"/>
        <w:left w:val="none" w:sz="0" w:space="0" w:color="auto"/>
        <w:bottom w:val="none" w:sz="0" w:space="0" w:color="auto"/>
        <w:right w:val="none" w:sz="0" w:space="0" w:color="auto"/>
      </w:divBdr>
    </w:div>
    <w:div w:id="1832990146">
      <w:bodyDiv w:val="1"/>
      <w:marLeft w:val="0"/>
      <w:marRight w:val="0"/>
      <w:marTop w:val="0"/>
      <w:marBottom w:val="0"/>
      <w:divBdr>
        <w:top w:val="none" w:sz="0" w:space="0" w:color="auto"/>
        <w:left w:val="none" w:sz="0" w:space="0" w:color="auto"/>
        <w:bottom w:val="none" w:sz="0" w:space="0" w:color="auto"/>
        <w:right w:val="none" w:sz="0" w:space="0" w:color="auto"/>
      </w:divBdr>
    </w:div>
    <w:div w:id="1836872188">
      <w:bodyDiv w:val="1"/>
      <w:marLeft w:val="0"/>
      <w:marRight w:val="0"/>
      <w:marTop w:val="0"/>
      <w:marBottom w:val="0"/>
      <w:divBdr>
        <w:top w:val="none" w:sz="0" w:space="0" w:color="auto"/>
        <w:left w:val="none" w:sz="0" w:space="0" w:color="auto"/>
        <w:bottom w:val="none" w:sz="0" w:space="0" w:color="auto"/>
        <w:right w:val="none" w:sz="0" w:space="0" w:color="auto"/>
      </w:divBdr>
    </w:div>
    <w:div w:id="1839806702">
      <w:bodyDiv w:val="1"/>
      <w:marLeft w:val="0"/>
      <w:marRight w:val="0"/>
      <w:marTop w:val="0"/>
      <w:marBottom w:val="0"/>
      <w:divBdr>
        <w:top w:val="none" w:sz="0" w:space="0" w:color="auto"/>
        <w:left w:val="none" w:sz="0" w:space="0" w:color="auto"/>
        <w:bottom w:val="none" w:sz="0" w:space="0" w:color="auto"/>
        <w:right w:val="none" w:sz="0" w:space="0" w:color="auto"/>
      </w:divBdr>
    </w:div>
    <w:div w:id="1850220326">
      <w:bodyDiv w:val="1"/>
      <w:marLeft w:val="0"/>
      <w:marRight w:val="0"/>
      <w:marTop w:val="0"/>
      <w:marBottom w:val="0"/>
      <w:divBdr>
        <w:top w:val="none" w:sz="0" w:space="0" w:color="auto"/>
        <w:left w:val="none" w:sz="0" w:space="0" w:color="auto"/>
        <w:bottom w:val="none" w:sz="0" w:space="0" w:color="auto"/>
        <w:right w:val="none" w:sz="0" w:space="0" w:color="auto"/>
      </w:divBdr>
    </w:div>
    <w:div w:id="1854807398">
      <w:bodyDiv w:val="1"/>
      <w:marLeft w:val="0"/>
      <w:marRight w:val="0"/>
      <w:marTop w:val="0"/>
      <w:marBottom w:val="0"/>
      <w:divBdr>
        <w:top w:val="none" w:sz="0" w:space="0" w:color="auto"/>
        <w:left w:val="none" w:sz="0" w:space="0" w:color="auto"/>
        <w:bottom w:val="none" w:sz="0" w:space="0" w:color="auto"/>
        <w:right w:val="none" w:sz="0" w:space="0" w:color="auto"/>
      </w:divBdr>
    </w:div>
    <w:div w:id="1860005356">
      <w:bodyDiv w:val="1"/>
      <w:marLeft w:val="0"/>
      <w:marRight w:val="0"/>
      <w:marTop w:val="0"/>
      <w:marBottom w:val="0"/>
      <w:divBdr>
        <w:top w:val="none" w:sz="0" w:space="0" w:color="auto"/>
        <w:left w:val="none" w:sz="0" w:space="0" w:color="auto"/>
        <w:bottom w:val="none" w:sz="0" w:space="0" w:color="auto"/>
        <w:right w:val="none" w:sz="0" w:space="0" w:color="auto"/>
      </w:divBdr>
    </w:div>
    <w:div w:id="1867865622">
      <w:bodyDiv w:val="1"/>
      <w:marLeft w:val="0"/>
      <w:marRight w:val="0"/>
      <w:marTop w:val="0"/>
      <w:marBottom w:val="0"/>
      <w:divBdr>
        <w:top w:val="none" w:sz="0" w:space="0" w:color="auto"/>
        <w:left w:val="none" w:sz="0" w:space="0" w:color="auto"/>
        <w:bottom w:val="none" w:sz="0" w:space="0" w:color="auto"/>
        <w:right w:val="none" w:sz="0" w:space="0" w:color="auto"/>
      </w:divBdr>
    </w:div>
    <w:div w:id="1873491659">
      <w:bodyDiv w:val="1"/>
      <w:marLeft w:val="0"/>
      <w:marRight w:val="0"/>
      <w:marTop w:val="0"/>
      <w:marBottom w:val="0"/>
      <w:divBdr>
        <w:top w:val="none" w:sz="0" w:space="0" w:color="auto"/>
        <w:left w:val="none" w:sz="0" w:space="0" w:color="auto"/>
        <w:bottom w:val="none" w:sz="0" w:space="0" w:color="auto"/>
        <w:right w:val="none" w:sz="0" w:space="0" w:color="auto"/>
      </w:divBdr>
    </w:div>
    <w:div w:id="1874145553">
      <w:bodyDiv w:val="1"/>
      <w:marLeft w:val="0"/>
      <w:marRight w:val="0"/>
      <w:marTop w:val="0"/>
      <w:marBottom w:val="0"/>
      <w:divBdr>
        <w:top w:val="none" w:sz="0" w:space="0" w:color="auto"/>
        <w:left w:val="none" w:sz="0" w:space="0" w:color="auto"/>
        <w:bottom w:val="none" w:sz="0" w:space="0" w:color="auto"/>
        <w:right w:val="none" w:sz="0" w:space="0" w:color="auto"/>
      </w:divBdr>
    </w:div>
    <w:div w:id="1883592793">
      <w:bodyDiv w:val="1"/>
      <w:marLeft w:val="0"/>
      <w:marRight w:val="0"/>
      <w:marTop w:val="0"/>
      <w:marBottom w:val="0"/>
      <w:divBdr>
        <w:top w:val="none" w:sz="0" w:space="0" w:color="auto"/>
        <w:left w:val="none" w:sz="0" w:space="0" w:color="auto"/>
        <w:bottom w:val="none" w:sz="0" w:space="0" w:color="auto"/>
        <w:right w:val="none" w:sz="0" w:space="0" w:color="auto"/>
      </w:divBdr>
    </w:div>
    <w:div w:id="1884364144">
      <w:bodyDiv w:val="1"/>
      <w:marLeft w:val="0"/>
      <w:marRight w:val="0"/>
      <w:marTop w:val="0"/>
      <w:marBottom w:val="0"/>
      <w:divBdr>
        <w:top w:val="none" w:sz="0" w:space="0" w:color="auto"/>
        <w:left w:val="none" w:sz="0" w:space="0" w:color="auto"/>
        <w:bottom w:val="none" w:sz="0" w:space="0" w:color="auto"/>
        <w:right w:val="none" w:sz="0" w:space="0" w:color="auto"/>
      </w:divBdr>
    </w:div>
    <w:div w:id="1901942653">
      <w:bodyDiv w:val="1"/>
      <w:marLeft w:val="0"/>
      <w:marRight w:val="0"/>
      <w:marTop w:val="0"/>
      <w:marBottom w:val="0"/>
      <w:divBdr>
        <w:top w:val="none" w:sz="0" w:space="0" w:color="auto"/>
        <w:left w:val="none" w:sz="0" w:space="0" w:color="auto"/>
        <w:bottom w:val="none" w:sz="0" w:space="0" w:color="auto"/>
        <w:right w:val="none" w:sz="0" w:space="0" w:color="auto"/>
      </w:divBdr>
    </w:div>
    <w:div w:id="1906143124">
      <w:bodyDiv w:val="1"/>
      <w:marLeft w:val="0"/>
      <w:marRight w:val="0"/>
      <w:marTop w:val="0"/>
      <w:marBottom w:val="0"/>
      <w:divBdr>
        <w:top w:val="none" w:sz="0" w:space="0" w:color="auto"/>
        <w:left w:val="none" w:sz="0" w:space="0" w:color="auto"/>
        <w:bottom w:val="none" w:sz="0" w:space="0" w:color="auto"/>
        <w:right w:val="none" w:sz="0" w:space="0" w:color="auto"/>
      </w:divBdr>
    </w:div>
    <w:div w:id="1907913173">
      <w:bodyDiv w:val="1"/>
      <w:marLeft w:val="0"/>
      <w:marRight w:val="0"/>
      <w:marTop w:val="0"/>
      <w:marBottom w:val="0"/>
      <w:divBdr>
        <w:top w:val="none" w:sz="0" w:space="0" w:color="auto"/>
        <w:left w:val="none" w:sz="0" w:space="0" w:color="auto"/>
        <w:bottom w:val="none" w:sz="0" w:space="0" w:color="auto"/>
        <w:right w:val="none" w:sz="0" w:space="0" w:color="auto"/>
      </w:divBdr>
    </w:div>
    <w:div w:id="1909070332">
      <w:bodyDiv w:val="1"/>
      <w:marLeft w:val="0"/>
      <w:marRight w:val="0"/>
      <w:marTop w:val="0"/>
      <w:marBottom w:val="0"/>
      <w:divBdr>
        <w:top w:val="none" w:sz="0" w:space="0" w:color="auto"/>
        <w:left w:val="none" w:sz="0" w:space="0" w:color="auto"/>
        <w:bottom w:val="none" w:sz="0" w:space="0" w:color="auto"/>
        <w:right w:val="none" w:sz="0" w:space="0" w:color="auto"/>
      </w:divBdr>
    </w:div>
    <w:div w:id="1918901740">
      <w:bodyDiv w:val="1"/>
      <w:marLeft w:val="0"/>
      <w:marRight w:val="0"/>
      <w:marTop w:val="0"/>
      <w:marBottom w:val="0"/>
      <w:divBdr>
        <w:top w:val="none" w:sz="0" w:space="0" w:color="auto"/>
        <w:left w:val="none" w:sz="0" w:space="0" w:color="auto"/>
        <w:bottom w:val="none" w:sz="0" w:space="0" w:color="auto"/>
        <w:right w:val="none" w:sz="0" w:space="0" w:color="auto"/>
      </w:divBdr>
    </w:div>
    <w:div w:id="1924216595">
      <w:bodyDiv w:val="1"/>
      <w:marLeft w:val="0"/>
      <w:marRight w:val="0"/>
      <w:marTop w:val="0"/>
      <w:marBottom w:val="0"/>
      <w:divBdr>
        <w:top w:val="none" w:sz="0" w:space="0" w:color="auto"/>
        <w:left w:val="none" w:sz="0" w:space="0" w:color="auto"/>
        <w:bottom w:val="none" w:sz="0" w:space="0" w:color="auto"/>
        <w:right w:val="none" w:sz="0" w:space="0" w:color="auto"/>
      </w:divBdr>
    </w:div>
    <w:div w:id="1926647378">
      <w:bodyDiv w:val="1"/>
      <w:marLeft w:val="0"/>
      <w:marRight w:val="0"/>
      <w:marTop w:val="0"/>
      <w:marBottom w:val="0"/>
      <w:divBdr>
        <w:top w:val="none" w:sz="0" w:space="0" w:color="auto"/>
        <w:left w:val="none" w:sz="0" w:space="0" w:color="auto"/>
        <w:bottom w:val="none" w:sz="0" w:space="0" w:color="auto"/>
        <w:right w:val="none" w:sz="0" w:space="0" w:color="auto"/>
      </w:divBdr>
    </w:div>
    <w:div w:id="1932274748">
      <w:bodyDiv w:val="1"/>
      <w:marLeft w:val="0"/>
      <w:marRight w:val="0"/>
      <w:marTop w:val="0"/>
      <w:marBottom w:val="0"/>
      <w:divBdr>
        <w:top w:val="none" w:sz="0" w:space="0" w:color="auto"/>
        <w:left w:val="none" w:sz="0" w:space="0" w:color="auto"/>
        <w:bottom w:val="none" w:sz="0" w:space="0" w:color="auto"/>
        <w:right w:val="none" w:sz="0" w:space="0" w:color="auto"/>
      </w:divBdr>
    </w:div>
    <w:div w:id="1944877328">
      <w:bodyDiv w:val="1"/>
      <w:marLeft w:val="0"/>
      <w:marRight w:val="0"/>
      <w:marTop w:val="0"/>
      <w:marBottom w:val="0"/>
      <w:divBdr>
        <w:top w:val="none" w:sz="0" w:space="0" w:color="auto"/>
        <w:left w:val="none" w:sz="0" w:space="0" w:color="auto"/>
        <w:bottom w:val="none" w:sz="0" w:space="0" w:color="auto"/>
        <w:right w:val="none" w:sz="0" w:space="0" w:color="auto"/>
      </w:divBdr>
    </w:div>
    <w:div w:id="1957365095">
      <w:bodyDiv w:val="1"/>
      <w:marLeft w:val="0"/>
      <w:marRight w:val="0"/>
      <w:marTop w:val="0"/>
      <w:marBottom w:val="0"/>
      <w:divBdr>
        <w:top w:val="none" w:sz="0" w:space="0" w:color="auto"/>
        <w:left w:val="none" w:sz="0" w:space="0" w:color="auto"/>
        <w:bottom w:val="none" w:sz="0" w:space="0" w:color="auto"/>
        <w:right w:val="none" w:sz="0" w:space="0" w:color="auto"/>
      </w:divBdr>
    </w:div>
    <w:div w:id="1959215033">
      <w:bodyDiv w:val="1"/>
      <w:marLeft w:val="0"/>
      <w:marRight w:val="0"/>
      <w:marTop w:val="0"/>
      <w:marBottom w:val="0"/>
      <w:divBdr>
        <w:top w:val="none" w:sz="0" w:space="0" w:color="auto"/>
        <w:left w:val="none" w:sz="0" w:space="0" w:color="auto"/>
        <w:bottom w:val="none" w:sz="0" w:space="0" w:color="auto"/>
        <w:right w:val="none" w:sz="0" w:space="0" w:color="auto"/>
      </w:divBdr>
    </w:div>
    <w:div w:id="1963346623">
      <w:bodyDiv w:val="1"/>
      <w:marLeft w:val="0"/>
      <w:marRight w:val="0"/>
      <w:marTop w:val="0"/>
      <w:marBottom w:val="0"/>
      <w:divBdr>
        <w:top w:val="none" w:sz="0" w:space="0" w:color="auto"/>
        <w:left w:val="none" w:sz="0" w:space="0" w:color="auto"/>
        <w:bottom w:val="none" w:sz="0" w:space="0" w:color="auto"/>
        <w:right w:val="none" w:sz="0" w:space="0" w:color="auto"/>
      </w:divBdr>
    </w:div>
    <w:div w:id="1966160551">
      <w:bodyDiv w:val="1"/>
      <w:marLeft w:val="0"/>
      <w:marRight w:val="0"/>
      <w:marTop w:val="0"/>
      <w:marBottom w:val="0"/>
      <w:divBdr>
        <w:top w:val="none" w:sz="0" w:space="0" w:color="auto"/>
        <w:left w:val="none" w:sz="0" w:space="0" w:color="auto"/>
        <w:bottom w:val="none" w:sz="0" w:space="0" w:color="auto"/>
        <w:right w:val="none" w:sz="0" w:space="0" w:color="auto"/>
      </w:divBdr>
    </w:div>
    <w:div w:id="1966692450">
      <w:bodyDiv w:val="1"/>
      <w:marLeft w:val="0"/>
      <w:marRight w:val="0"/>
      <w:marTop w:val="0"/>
      <w:marBottom w:val="0"/>
      <w:divBdr>
        <w:top w:val="none" w:sz="0" w:space="0" w:color="auto"/>
        <w:left w:val="none" w:sz="0" w:space="0" w:color="auto"/>
        <w:bottom w:val="none" w:sz="0" w:space="0" w:color="auto"/>
        <w:right w:val="none" w:sz="0" w:space="0" w:color="auto"/>
      </w:divBdr>
    </w:div>
    <w:div w:id="1979844971">
      <w:bodyDiv w:val="1"/>
      <w:marLeft w:val="0"/>
      <w:marRight w:val="0"/>
      <w:marTop w:val="0"/>
      <w:marBottom w:val="0"/>
      <w:divBdr>
        <w:top w:val="none" w:sz="0" w:space="0" w:color="auto"/>
        <w:left w:val="none" w:sz="0" w:space="0" w:color="auto"/>
        <w:bottom w:val="none" w:sz="0" w:space="0" w:color="auto"/>
        <w:right w:val="none" w:sz="0" w:space="0" w:color="auto"/>
      </w:divBdr>
    </w:div>
    <w:div w:id="2013408082">
      <w:bodyDiv w:val="1"/>
      <w:marLeft w:val="0"/>
      <w:marRight w:val="0"/>
      <w:marTop w:val="0"/>
      <w:marBottom w:val="0"/>
      <w:divBdr>
        <w:top w:val="none" w:sz="0" w:space="0" w:color="auto"/>
        <w:left w:val="none" w:sz="0" w:space="0" w:color="auto"/>
        <w:bottom w:val="none" w:sz="0" w:space="0" w:color="auto"/>
        <w:right w:val="none" w:sz="0" w:space="0" w:color="auto"/>
      </w:divBdr>
    </w:div>
    <w:div w:id="2020934104">
      <w:bodyDiv w:val="1"/>
      <w:marLeft w:val="0"/>
      <w:marRight w:val="0"/>
      <w:marTop w:val="0"/>
      <w:marBottom w:val="0"/>
      <w:divBdr>
        <w:top w:val="none" w:sz="0" w:space="0" w:color="auto"/>
        <w:left w:val="none" w:sz="0" w:space="0" w:color="auto"/>
        <w:bottom w:val="none" w:sz="0" w:space="0" w:color="auto"/>
        <w:right w:val="none" w:sz="0" w:space="0" w:color="auto"/>
      </w:divBdr>
    </w:div>
    <w:div w:id="2043051969">
      <w:bodyDiv w:val="1"/>
      <w:marLeft w:val="0"/>
      <w:marRight w:val="0"/>
      <w:marTop w:val="0"/>
      <w:marBottom w:val="0"/>
      <w:divBdr>
        <w:top w:val="none" w:sz="0" w:space="0" w:color="auto"/>
        <w:left w:val="none" w:sz="0" w:space="0" w:color="auto"/>
        <w:bottom w:val="none" w:sz="0" w:space="0" w:color="auto"/>
        <w:right w:val="none" w:sz="0" w:space="0" w:color="auto"/>
      </w:divBdr>
    </w:div>
    <w:div w:id="2054844303">
      <w:bodyDiv w:val="1"/>
      <w:marLeft w:val="0"/>
      <w:marRight w:val="0"/>
      <w:marTop w:val="0"/>
      <w:marBottom w:val="0"/>
      <w:divBdr>
        <w:top w:val="none" w:sz="0" w:space="0" w:color="auto"/>
        <w:left w:val="none" w:sz="0" w:space="0" w:color="auto"/>
        <w:bottom w:val="none" w:sz="0" w:space="0" w:color="auto"/>
        <w:right w:val="none" w:sz="0" w:space="0" w:color="auto"/>
      </w:divBdr>
    </w:div>
    <w:div w:id="2060863788">
      <w:bodyDiv w:val="1"/>
      <w:marLeft w:val="0"/>
      <w:marRight w:val="0"/>
      <w:marTop w:val="0"/>
      <w:marBottom w:val="0"/>
      <w:divBdr>
        <w:top w:val="none" w:sz="0" w:space="0" w:color="auto"/>
        <w:left w:val="none" w:sz="0" w:space="0" w:color="auto"/>
        <w:bottom w:val="none" w:sz="0" w:space="0" w:color="auto"/>
        <w:right w:val="none" w:sz="0" w:space="0" w:color="auto"/>
      </w:divBdr>
    </w:div>
    <w:div w:id="2076778707">
      <w:bodyDiv w:val="1"/>
      <w:marLeft w:val="0"/>
      <w:marRight w:val="0"/>
      <w:marTop w:val="0"/>
      <w:marBottom w:val="0"/>
      <w:divBdr>
        <w:top w:val="none" w:sz="0" w:space="0" w:color="auto"/>
        <w:left w:val="none" w:sz="0" w:space="0" w:color="auto"/>
        <w:bottom w:val="none" w:sz="0" w:space="0" w:color="auto"/>
        <w:right w:val="none" w:sz="0" w:space="0" w:color="auto"/>
      </w:divBdr>
    </w:div>
    <w:div w:id="2084401892">
      <w:bodyDiv w:val="1"/>
      <w:marLeft w:val="0"/>
      <w:marRight w:val="0"/>
      <w:marTop w:val="0"/>
      <w:marBottom w:val="0"/>
      <w:divBdr>
        <w:top w:val="none" w:sz="0" w:space="0" w:color="auto"/>
        <w:left w:val="none" w:sz="0" w:space="0" w:color="auto"/>
        <w:bottom w:val="none" w:sz="0" w:space="0" w:color="auto"/>
        <w:right w:val="none" w:sz="0" w:space="0" w:color="auto"/>
      </w:divBdr>
    </w:div>
    <w:div w:id="2089225198">
      <w:bodyDiv w:val="1"/>
      <w:marLeft w:val="0"/>
      <w:marRight w:val="0"/>
      <w:marTop w:val="0"/>
      <w:marBottom w:val="0"/>
      <w:divBdr>
        <w:top w:val="none" w:sz="0" w:space="0" w:color="auto"/>
        <w:left w:val="none" w:sz="0" w:space="0" w:color="auto"/>
        <w:bottom w:val="none" w:sz="0" w:space="0" w:color="auto"/>
        <w:right w:val="none" w:sz="0" w:space="0" w:color="auto"/>
      </w:divBdr>
    </w:div>
    <w:div w:id="2094349723">
      <w:bodyDiv w:val="1"/>
      <w:marLeft w:val="0"/>
      <w:marRight w:val="0"/>
      <w:marTop w:val="0"/>
      <w:marBottom w:val="0"/>
      <w:divBdr>
        <w:top w:val="none" w:sz="0" w:space="0" w:color="auto"/>
        <w:left w:val="none" w:sz="0" w:space="0" w:color="auto"/>
        <w:bottom w:val="none" w:sz="0" w:space="0" w:color="auto"/>
        <w:right w:val="none" w:sz="0" w:space="0" w:color="auto"/>
      </w:divBdr>
    </w:div>
    <w:div w:id="2132553156">
      <w:bodyDiv w:val="1"/>
      <w:marLeft w:val="0"/>
      <w:marRight w:val="0"/>
      <w:marTop w:val="0"/>
      <w:marBottom w:val="0"/>
      <w:divBdr>
        <w:top w:val="none" w:sz="0" w:space="0" w:color="auto"/>
        <w:left w:val="none" w:sz="0" w:space="0" w:color="auto"/>
        <w:bottom w:val="none" w:sz="0" w:space="0" w:color="auto"/>
        <w:right w:val="none" w:sz="0" w:space="0" w:color="auto"/>
      </w:divBdr>
    </w:div>
    <w:div w:id="2134473336">
      <w:bodyDiv w:val="1"/>
      <w:marLeft w:val="0"/>
      <w:marRight w:val="0"/>
      <w:marTop w:val="0"/>
      <w:marBottom w:val="0"/>
      <w:divBdr>
        <w:top w:val="none" w:sz="0" w:space="0" w:color="auto"/>
        <w:left w:val="none" w:sz="0" w:space="0" w:color="auto"/>
        <w:bottom w:val="none" w:sz="0" w:space="0" w:color="auto"/>
        <w:right w:val="none" w:sz="0" w:space="0" w:color="auto"/>
      </w:divBdr>
    </w:div>
    <w:div w:id="213486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dmin\Desktop\&#1044;&#1080;&#1087;&#1083;&#1086;&#1084;&#1085;&#1072;%20&#1056;&#1072;&#1073;&#1086;&#1090;&#1072;%20&#1048;&#1074;&#1072;&#1085;%20&#1057;&#1090;&#1072;&#1085;&#1077;&#1074;_1.0.docx" TargetMode="External"/><Relationship Id="rId18" Type="http://schemas.openxmlformats.org/officeDocument/2006/relationships/image" Target="media/image2.png"/><Relationship Id="rId26" Type="http://schemas.openxmlformats.org/officeDocument/2006/relationships/image" Target="media/image10.jpe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dev.epicgames.com/documentation/en-us/unreal-engine/managing-multiple-levels-in-unreal-engine" TargetMode="External"/><Relationship Id="rId55" Type="http://schemas.openxmlformats.org/officeDocument/2006/relationships/hyperlink" Target="https://cesium.com/learn/unreal/unreal-photorealistic-3d-tiles/"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3.png"/><Relationship Id="rId11" Type="http://schemas.openxmlformats.org/officeDocument/2006/relationships/hyperlink" Target="file:///C:\Users\Admin\Desktop\&#1044;&#1080;&#1087;&#1083;&#1086;&#1084;&#1085;&#1072;%20&#1056;&#1072;&#1073;&#1086;&#1090;&#1072;%20&#1048;&#1074;&#1072;&#1085;%20&#1057;&#1090;&#1072;&#1085;&#1077;&#1074;_1.0.docx" TargetMode="External"/><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fab.com/listings/48db4522-8a05-4b91-bcf8-4217a698339b" TargetMode="External"/><Relationship Id="rId58" Type="http://schemas.openxmlformats.org/officeDocument/2006/relationships/hyperlink" Target="https://diydrones.com/" TargetMode="External"/><Relationship Id="rId5" Type="http://schemas.openxmlformats.org/officeDocument/2006/relationships/webSettings" Target="webSettings.xml"/><Relationship Id="rId61" Type="http://schemas.openxmlformats.org/officeDocument/2006/relationships/footer" Target="footer4.xml"/><Relationship Id="rId1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hyperlink" Target="https://ardupilot.org/planner/docs/mission-planner-overview.html" TargetMode="External"/><Relationship Id="rId56" Type="http://schemas.openxmlformats.org/officeDocument/2006/relationships/hyperlink" Target="https://marketplace.vigilante.us/product/uav-mq-9-reaper-west/" TargetMode="External"/><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ev.epicgames.com/documentation/en-us/unreal-engine/blueprints-visual-scripting-in-unreal-engine" TargetMode="External"/><Relationship Id="rId3" Type="http://schemas.openxmlformats.org/officeDocument/2006/relationships/styles" Target="styles.xml"/><Relationship Id="rId12" Type="http://schemas.openxmlformats.org/officeDocument/2006/relationships/hyperlink" Target="file:///C:\Users\Admin\Desktop\&#1044;&#1080;&#1087;&#1083;&#1086;&#1084;&#1085;&#1072;%20&#1056;&#1072;&#1073;&#1086;&#1090;&#1072;%20&#1048;&#1074;&#1072;&#1085;%20&#1057;&#1090;&#1072;&#1085;&#1077;&#1074;_1.0.docx" TargetMode="External"/><Relationship Id="rId17" Type="http://schemas.openxmlformats.org/officeDocument/2006/relationships/image" Target="media/image1.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clubz.bg/162380" TargetMode="Externa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www.fab.com/listings/6bb95d43-7c38-4609-9df2-064fd32b8ab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hyperlink" Target="https://mavlink.io/en/about/overview.html" TargetMode="External"/><Relationship Id="rId57" Type="http://schemas.openxmlformats.org/officeDocument/2006/relationships/hyperlink" Target="https://github.com/mavlink/MAVSDK/releases" TargetMode="External"/><Relationship Id="rId10" Type="http://schemas.openxmlformats.org/officeDocument/2006/relationships/footer" Target="footer2.xml"/><Relationship Id="rId31" Type="http://schemas.openxmlformats.org/officeDocument/2006/relationships/image" Target="media/image15.jpeg"/><Relationship Id="rId44" Type="http://schemas.openxmlformats.org/officeDocument/2006/relationships/image" Target="media/image28.jpeg"/><Relationship Id="rId52" Type="http://schemas.openxmlformats.org/officeDocument/2006/relationships/hyperlink" Target="https://dev.epicgames.com/documentation/en-us/unreal-engine/working-with-plugins-in-unreal-engine"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7C54B-4E19-458A-8274-8B96F0C4C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2200</TotalTime>
  <Pages>51</Pages>
  <Words>11542</Words>
  <Characters>65791</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115</cp:revision>
  <cp:lastPrinted>2025-06-17T21:03:00Z</cp:lastPrinted>
  <dcterms:created xsi:type="dcterms:W3CDTF">2025-06-04T07:24:00Z</dcterms:created>
  <dcterms:modified xsi:type="dcterms:W3CDTF">2025-06-17T21:04:00Z</dcterms:modified>
</cp:coreProperties>
</file>