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04EAB" w14:textId="40CC89BE" w:rsidR="00121AD2" w:rsidRDefault="00121AD2" w:rsidP="00121AD2">
      <w:pPr>
        <w:pStyle w:val="NormalWeb"/>
        <w:spacing w:before="40" w:beforeAutospacing="0" w:after="40" w:afterAutospacing="0"/>
        <w:jc w:val="both"/>
      </w:pPr>
      <w:r>
        <w:t xml:space="preserve">Име:  </w:t>
      </w:r>
      <w:r>
        <w:t>Иавн Илиянов Станев</w:t>
      </w:r>
    </w:p>
    <w:p w14:paraId="1E36C745" w14:textId="70C34F6E" w:rsidR="00121AD2" w:rsidRDefault="00121AD2" w:rsidP="00121AD2">
      <w:pPr>
        <w:pStyle w:val="NormalWeb"/>
        <w:spacing w:before="40" w:beforeAutospacing="0" w:after="40" w:afterAutospacing="0"/>
        <w:jc w:val="both"/>
      </w:pPr>
      <w:r>
        <w:t>Факултетен №: 21016</w:t>
      </w:r>
      <w:r>
        <w:t>81043</w:t>
      </w:r>
      <w:r>
        <w:t xml:space="preserve"> </w:t>
      </w:r>
    </w:p>
    <w:p w14:paraId="3687710B" w14:textId="77777777" w:rsidR="00121AD2" w:rsidRDefault="00121AD2" w:rsidP="00121AD2">
      <w:pPr>
        <w:pStyle w:val="NormalWeb"/>
        <w:spacing w:before="40" w:beforeAutospacing="0" w:after="40" w:afterAutospacing="0"/>
        <w:jc w:val="both"/>
      </w:pPr>
      <w:r>
        <w:t xml:space="preserve">Специалност: Софтуерни технологии и дизайн </w:t>
      </w:r>
    </w:p>
    <w:p w14:paraId="5DD1D781" w14:textId="0FED4C12" w:rsidR="00051B4E" w:rsidRPr="00121AD2" w:rsidRDefault="00121AD2" w:rsidP="00121AD2">
      <w:pPr>
        <w:pStyle w:val="NormalWeb"/>
        <w:spacing w:before="40" w:beforeAutospacing="0" w:after="40" w:afterAutospacing="0"/>
        <w:jc w:val="both"/>
        <w:rPr>
          <w:lang w:val="en-US"/>
        </w:rPr>
      </w:pPr>
      <w:r>
        <w:t xml:space="preserve">Научен ръководител: гл. ас. д-р </w:t>
      </w:r>
      <w:r>
        <w:t>Стефан Ставрев</w:t>
      </w:r>
    </w:p>
    <w:p w14:paraId="2C64B208" w14:textId="2F3DFCA2" w:rsidR="00121AD2" w:rsidRDefault="00121AD2" w:rsidP="00121AD2">
      <w:pPr>
        <w:pStyle w:val="NormalWeb"/>
        <w:jc w:val="center"/>
        <w:rPr>
          <w:b/>
          <w:bCs/>
          <w:sz w:val="32"/>
          <w:szCs w:val="32"/>
        </w:rPr>
      </w:pPr>
      <w:r w:rsidRPr="00121AD2">
        <w:rPr>
          <w:b/>
          <w:bCs/>
          <w:sz w:val="32"/>
          <w:szCs w:val="32"/>
        </w:rPr>
        <w:t>Резюме на дипломна работа</w:t>
      </w:r>
    </w:p>
    <w:p w14:paraId="78119B4E" w14:textId="77777777" w:rsidR="009115D2" w:rsidRPr="00121AD2" w:rsidRDefault="009115D2" w:rsidP="00121AD2">
      <w:pPr>
        <w:pStyle w:val="NormalWeb"/>
        <w:jc w:val="center"/>
        <w:rPr>
          <w:b/>
          <w:bCs/>
          <w:sz w:val="32"/>
          <w:szCs w:val="32"/>
        </w:rPr>
      </w:pPr>
    </w:p>
    <w:p w14:paraId="5645576A" w14:textId="77777777" w:rsidR="00051B4E" w:rsidRDefault="00051B4E" w:rsidP="00051B4E">
      <w:pPr>
        <w:spacing w:line="360" w:lineRule="auto"/>
        <w:ind w:firstLine="700"/>
      </w:pPr>
      <w:r w:rsidRPr="00C81D49">
        <w:t xml:space="preserve">В бързоразвиващия се съвременен свят автоматизацията е от огромно значение. Тя позволява по-бързото и по-висококачествено изпълнение на различни задачи в живота на човек.  Една от сферите, които бързо се автоматизират са полетите с дронове. Благодарение на множество различни софтуери за безпилотно управление на дронове, като ArduPilot, става все по-лесно да се изпълняват </w:t>
      </w:r>
      <w:bookmarkStart w:id="0" w:name="_GoBack"/>
      <w:bookmarkEnd w:id="0"/>
      <w:r w:rsidRPr="00C81D49">
        <w:t xml:space="preserve">различни полети с разнообразни задачи. От сканиране на терен, през доставка на поща, дори и с </w:t>
      </w:r>
      <w:r>
        <w:t>с приложения в отбранителната индустрия</w:t>
      </w:r>
      <w:r w:rsidRPr="00C81D49" w:rsidDel="00C2009F">
        <w:t xml:space="preserve"> </w:t>
      </w:r>
      <w:r w:rsidRPr="00C81D49">
        <w:t>. В дипломната работа е представена физично базирана симулация</w:t>
      </w:r>
      <w:ins w:id="1" w:author="Stefan Stavrev" w:date="2025-06-04T22:52:00Z">
        <w:r>
          <w:t>,</w:t>
        </w:r>
      </w:ins>
      <w:r w:rsidRPr="00C81D49">
        <w:t xml:space="preserve"> която  позволява свободно да бъде разгледан и изучен подробно полет</w:t>
      </w:r>
      <w:ins w:id="2" w:author="Stefan Stavrev" w:date="2025-06-04T22:53:00Z">
        <w:r>
          <w:t>,</w:t>
        </w:r>
      </w:ins>
      <w:r w:rsidRPr="00C81D49">
        <w:t xml:space="preserve"> извършен с автопилот.</w:t>
      </w:r>
    </w:p>
    <w:p w14:paraId="7581B044" w14:textId="77777777" w:rsidR="00121AD2" w:rsidRDefault="00051B4E" w:rsidP="00051B4E">
      <w:pPr>
        <w:spacing w:line="360" w:lineRule="auto"/>
        <w:ind w:firstLine="700"/>
      </w:pPr>
      <w:r>
        <w:t>За създаването на такава среда за симулация, в първа глава се разглеждат автопилотът ArduPilot, средата за изпълнение на полети Mission Planner и протоколът MavLink</w:t>
      </w:r>
      <w:ins w:id="3" w:author="Stefan Stavrev" w:date="2025-06-04T22:53:00Z">
        <w:r>
          <w:t>,</w:t>
        </w:r>
      </w:ins>
      <w:r>
        <w:t xml:space="preserve"> по който се извършва предаването на данните от безпилотния летателен апарат до наземния контрол. Целта на това е да се запознае читателя с основните градивни елементи на системата за симулация на полети. </w:t>
      </w:r>
    </w:p>
    <w:p w14:paraId="32B3764E" w14:textId="77777777" w:rsidR="00121AD2" w:rsidRDefault="00051B4E" w:rsidP="00051B4E">
      <w:pPr>
        <w:spacing w:line="360" w:lineRule="auto"/>
        <w:ind w:firstLine="700"/>
      </w:pPr>
      <w:r>
        <w:t xml:space="preserve">След това, във втора глава се обясняват протоколите за пренос на данни </w:t>
      </w:r>
      <w:bookmarkStart w:id="4" w:name="_Hlk200715194"/>
      <w:r>
        <w:t>TCP</w:t>
      </w:r>
      <w:bookmarkEnd w:id="4"/>
      <w:r>
        <w:t xml:space="preserve"> и </w:t>
      </w:r>
      <w:bookmarkStart w:id="5" w:name="_Hlk200715201"/>
      <w:r>
        <w:t>UDP</w:t>
      </w:r>
      <w:bookmarkEnd w:id="5"/>
      <w:r>
        <w:t xml:space="preserve">, разликата между тях, техните предимства и недостатъци, и защо са използвани и двата в тази разработка. Това ще предостави на читателя основна идея за преноса на данни и важността от постигане на баланс между бързина и надеждност. </w:t>
      </w:r>
    </w:p>
    <w:p w14:paraId="6F11F16C" w14:textId="77777777" w:rsidR="00121AD2" w:rsidRDefault="00051B4E" w:rsidP="00051B4E">
      <w:pPr>
        <w:spacing w:line="360" w:lineRule="auto"/>
        <w:ind w:firstLine="700"/>
      </w:pPr>
      <w:r>
        <w:t xml:space="preserve">В трета глава се описва </w:t>
      </w:r>
      <w:bookmarkStart w:id="6" w:name="_Hlk200715225"/>
      <w:r>
        <w:t xml:space="preserve">игровият енджин </w:t>
      </w:r>
      <w:bookmarkEnd w:id="6"/>
      <w:r>
        <w:t xml:space="preserve">Unreal Engine 4, както и </w:t>
      </w:r>
      <w:bookmarkStart w:id="7" w:name="_Hlk200715233"/>
      <w:r>
        <w:t xml:space="preserve">софтуерната добавка </w:t>
      </w:r>
      <w:bookmarkEnd w:id="7"/>
      <w:r>
        <w:t xml:space="preserve">Cesium for </w:t>
      </w:r>
      <w:r>
        <w:rPr>
          <w:lang w:val="en-US"/>
        </w:rPr>
        <w:t>U</w:t>
      </w:r>
      <w:r>
        <w:t xml:space="preserve">nreal, която предоставя лесно добавяне на реални терени с помощта на сателитни изображения. </w:t>
      </w:r>
    </w:p>
    <w:p w14:paraId="3D375865" w14:textId="1E67A9A2" w:rsidR="00051B4E" w:rsidRDefault="00051B4E" w:rsidP="00051B4E">
      <w:pPr>
        <w:spacing w:line="360" w:lineRule="auto"/>
        <w:ind w:firstLine="700"/>
      </w:pPr>
      <w:r>
        <w:t>Последната</w:t>
      </w:r>
      <w:ins w:id="8" w:author="Stefan Stavrev" w:date="2025-06-04T22:53:00Z">
        <w:r>
          <w:t>,</w:t>
        </w:r>
      </w:ins>
      <w:r>
        <w:t xml:space="preserve"> четвърта глава подробно описва процесът на софтуерната разработка, подбраните технологии и различните етапи на разработката. </w:t>
      </w:r>
    </w:p>
    <w:p w14:paraId="09E366D3" w14:textId="4AC24EFA" w:rsidR="00121AD2" w:rsidRDefault="00121AD2" w:rsidP="00121AD2">
      <w:pPr>
        <w:pStyle w:val="NormalWeb"/>
        <w:ind w:firstLine="708"/>
        <w:jc w:val="both"/>
      </w:pPr>
      <w:r>
        <w:t>Заключението съдържа оценка на изпълнението по отношение на първоначално зададените цели и включва предложения за бъдещи подобрения.</w:t>
      </w:r>
    </w:p>
    <w:p w14:paraId="0F470132" w14:textId="77777777" w:rsidR="00051B4E" w:rsidRDefault="00051B4E" w:rsidP="00051B4E">
      <w:pPr>
        <w:spacing w:line="360" w:lineRule="auto"/>
        <w:ind w:firstLine="700"/>
      </w:pPr>
      <w:r>
        <w:lastRenderedPageBreak/>
        <w:t>Приносът на автора се изразява в изготвянето на концепция на приложението, анализа, избора на подходяща технология за разработка, и създаването на програмната логика.</w:t>
      </w:r>
    </w:p>
    <w:p w14:paraId="42A971AA" w14:textId="77777777" w:rsidR="00320072" w:rsidRPr="00121AD2" w:rsidRDefault="00320072">
      <w:pPr>
        <w:rPr>
          <w:lang w:val="en-US"/>
        </w:rPr>
      </w:pPr>
    </w:p>
    <w:sectPr w:rsidR="00320072" w:rsidRPr="00121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efan Stavrev">
    <w15:presenceInfo w15:providerId="None" w15:userId="Stefan Stavr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AA"/>
    <w:rsid w:val="00051B4E"/>
    <w:rsid w:val="00121AD2"/>
    <w:rsid w:val="0018470C"/>
    <w:rsid w:val="00320072"/>
    <w:rsid w:val="007964AA"/>
    <w:rsid w:val="0091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BB100"/>
  <w15:chartTrackingRefBased/>
  <w15:docId w15:val="{FF8BE560-0A31-4D37-90E3-89BE8CE8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B4E"/>
    <w:pPr>
      <w:spacing w:after="159" w:line="38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eastAsia="bg-BG"/>
    </w:rPr>
  </w:style>
  <w:style w:type="paragraph" w:styleId="Heading1">
    <w:name w:val="heading 1"/>
    <w:next w:val="Normal"/>
    <w:link w:val="Heading1Char"/>
    <w:uiPriority w:val="9"/>
    <w:qFormat/>
    <w:rsid w:val="00051B4E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32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4E"/>
    <w:rPr>
      <w:rFonts w:ascii="Times New Roman" w:eastAsiaTheme="majorEastAsia" w:hAnsi="Times New Roman" w:cstheme="majorBidi"/>
      <w:color w:val="000000" w:themeColor="text1"/>
      <w:sz w:val="40"/>
      <w:szCs w:val="32"/>
      <w:lang w:eastAsia="bg-BG"/>
    </w:rPr>
  </w:style>
  <w:style w:type="paragraph" w:styleId="NormalWeb">
    <w:name w:val="Normal (Web)"/>
    <w:basedOn w:val="Normal"/>
    <w:uiPriority w:val="99"/>
    <w:unhideWhenUsed/>
    <w:rsid w:val="00121AD2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2025-06-16T08:39:00Z</dcterms:created>
  <dcterms:modified xsi:type="dcterms:W3CDTF">2025-06-16T11:11:00Z</dcterms:modified>
</cp:coreProperties>
</file>